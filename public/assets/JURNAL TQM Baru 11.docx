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0B8B" w14:textId="77777777" w:rsidR="00F16F15" w:rsidRPr="001A5185" w:rsidRDefault="00C43726">
      <w:pPr>
        <w:jc w:val="center"/>
        <w:rPr>
          <w:rFonts w:cs="Times New Roman"/>
          <w:b/>
          <w:bCs/>
          <w:lang w:val="sv-SE"/>
        </w:rPr>
      </w:pPr>
      <w:r w:rsidRPr="001A5185">
        <w:rPr>
          <w:rFonts w:cs="Times New Roman"/>
          <w:b/>
          <w:bCs/>
          <w:lang w:val="sv-SE"/>
        </w:rPr>
        <w:t>PENGARUH MANAJEMEN MUTU DAN STRATEGI PENETAPAN HARGA TERHADAP DAYA SAING USAHA RITEL MODERN DAN TOKO KELONTONG</w:t>
      </w:r>
    </w:p>
    <w:p w14:paraId="06E1D49A" w14:textId="694B81B1" w:rsidR="00F16F15" w:rsidRDefault="00C43726">
      <w:pPr>
        <w:jc w:val="center"/>
        <w:rPr>
          <w:rFonts w:cs="Times New Roman"/>
          <w:b/>
          <w:bCs/>
          <w:vertAlign w:val="superscript"/>
          <w:lang w:val="sv-SE"/>
        </w:rPr>
      </w:pPr>
      <w:r w:rsidRPr="001A5185">
        <w:rPr>
          <w:rFonts w:cs="Times New Roman"/>
          <w:b/>
          <w:bCs/>
          <w:lang w:val="sv-SE"/>
        </w:rPr>
        <w:t>Bilqis Agtari</w:t>
      </w:r>
      <w:r w:rsidR="001A5185">
        <w:rPr>
          <w:rFonts w:cs="Times New Roman"/>
          <w:b/>
          <w:bCs/>
          <w:vertAlign w:val="superscript"/>
          <w:lang w:val="sv-SE"/>
        </w:rPr>
        <w:t>1</w:t>
      </w:r>
      <w:r w:rsidRPr="001A5185">
        <w:rPr>
          <w:rFonts w:cs="Times New Roman"/>
          <w:b/>
          <w:bCs/>
          <w:lang w:val="sv-SE"/>
        </w:rPr>
        <w:t>, Murfi Aprianti</w:t>
      </w:r>
      <w:r w:rsidR="001A5185">
        <w:rPr>
          <w:rFonts w:cs="Times New Roman"/>
          <w:b/>
          <w:bCs/>
          <w:vertAlign w:val="superscript"/>
          <w:lang w:val="sv-SE"/>
        </w:rPr>
        <w:t>2</w:t>
      </w:r>
      <w:r w:rsidRPr="001A5185">
        <w:rPr>
          <w:rFonts w:cs="Times New Roman"/>
          <w:b/>
          <w:bCs/>
          <w:lang w:val="sv-SE"/>
        </w:rPr>
        <w:t>, Octavia Nurrafendra Ramadhani</w:t>
      </w:r>
      <w:r w:rsidR="001A5185">
        <w:rPr>
          <w:rFonts w:cs="Times New Roman"/>
          <w:b/>
          <w:bCs/>
          <w:vertAlign w:val="superscript"/>
          <w:lang w:val="sv-SE"/>
        </w:rPr>
        <w:t>3</w:t>
      </w:r>
      <w:r w:rsidRPr="001A5185">
        <w:rPr>
          <w:rFonts w:cs="Times New Roman"/>
          <w:b/>
          <w:bCs/>
          <w:lang w:val="sv-SE"/>
        </w:rPr>
        <w:t>, Winda Puji Lestari</w:t>
      </w:r>
      <w:r w:rsidR="001A5185">
        <w:rPr>
          <w:rFonts w:cs="Times New Roman"/>
          <w:b/>
          <w:bCs/>
          <w:vertAlign w:val="superscript"/>
          <w:lang w:val="sv-SE"/>
        </w:rPr>
        <w:t>4</w:t>
      </w:r>
    </w:p>
    <w:p w14:paraId="2C35FFC8" w14:textId="38C4CEE3" w:rsidR="00F170C8" w:rsidRPr="00F170C8" w:rsidRDefault="00F170C8">
      <w:pPr>
        <w:jc w:val="center"/>
        <w:rPr>
          <w:rFonts w:cs="Times New Roman"/>
          <w:lang w:val="sv-SE"/>
        </w:rPr>
      </w:pPr>
      <w:r>
        <w:rPr>
          <w:rFonts w:cs="Times New Roman"/>
          <w:vertAlign w:val="superscript"/>
          <w:lang w:val="sv-SE"/>
        </w:rPr>
        <w:t xml:space="preserve">1,2,3,4 </w:t>
      </w:r>
      <w:r>
        <w:rPr>
          <w:rFonts w:cs="Times New Roman"/>
          <w:lang w:val="sv-SE"/>
        </w:rPr>
        <w:t>Program Studi Manajemen, Fakultas Ekonomi Dan Bisnis, Universitas Pelita Bangsa</w:t>
      </w:r>
    </w:p>
    <w:p w14:paraId="4148FAF5" w14:textId="46DAD8E6" w:rsidR="00F170C8" w:rsidRDefault="00F170C8">
      <w:pPr>
        <w:jc w:val="center"/>
        <w:rPr>
          <w:rFonts w:cs="Times New Roman"/>
          <w:lang w:val="sv-SE"/>
        </w:rPr>
      </w:pPr>
      <w:r w:rsidRPr="00F170C8">
        <w:rPr>
          <w:rFonts w:cs="Times New Roman"/>
          <w:lang w:val="sv-SE"/>
        </w:rPr>
        <w:t>Email:</w:t>
      </w:r>
    </w:p>
    <w:p w14:paraId="014CFEE6" w14:textId="43915909" w:rsidR="00F170C8" w:rsidRDefault="00F170C8">
      <w:pPr>
        <w:jc w:val="center"/>
        <w:rPr>
          <w:rFonts w:cs="Times New Roman"/>
          <w:vertAlign w:val="superscript"/>
          <w:lang w:val="sv-SE"/>
        </w:rPr>
      </w:pPr>
      <w:hyperlink r:id="rId8" w:history="1">
        <w:r w:rsidRPr="007140AE">
          <w:rPr>
            <w:rStyle w:val="Hyperlink"/>
            <w:rFonts w:cs="Times New Roman"/>
            <w:lang w:val="sv-SE"/>
          </w:rPr>
          <w:t>agtaribilqis@gmail.com</w:t>
        </w:r>
      </w:hyperlink>
      <w:r>
        <w:rPr>
          <w:rFonts w:cs="Times New Roman"/>
          <w:vertAlign w:val="superscript"/>
          <w:lang w:val="sv-SE"/>
        </w:rPr>
        <w:t>1</w:t>
      </w:r>
      <w:r>
        <w:rPr>
          <w:rFonts w:cs="Times New Roman"/>
          <w:lang w:val="sv-SE"/>
        </w:rPr>
        <w:t xml:space="preserve">, </w:t>
      </w:r>
      <w:hyperlink r:id="rId9" w:history="1">
        <w:r w:rsidRPr="007140AE">
          <w:rPr>
            <w:rStyle w:val="Hyperlink"/>
            <w:rFonts w:cs="Times New Roman"/>
            <w:lang w:val="sv-SE"/>
          </w:rPr>
          <w:t>murfiaprianti9@gmail.com</w:t>
        </w:r>
      </w:hyperlink>
      <w:r>
        <w:rPr>
          <w:rFonts w:cs="Times New Roman"/>
          <w:vertAlign w:val="superscript"/>
          <w:lang w:val="sv-SE"/>
        </w:rPr>
        <w:t>2</w:t>
      </w:r>
      <w:r>
        <w:rPr>
          <w:rFonts w:cs="Times New Roman"/>
          <w:lang w:val="sv-SE"/>
        </w:rPr>
        <w:t xml:space="preserve">, </w:t>
      </w:r>
      <w:hyperlink r:id="rId10" w:history="1">
        <w:r w:rsidRPr="007140AE">
          <w:rPr>
            <w:rStyle w:val="Hyperlink"/>
            <w:rFonts w:cs="Times New Roman"/>
            <w:lang w:val="sv-SE"/>
          </w:rPr>
          <w:t>octavianurrafendraramadhani@gmail.com</w:t>
        </w:r>
      </w:hyperlink>
      <w:r w:rsidRPr="00F170C8">
        <w:rPr>
          <w:rFonts w:cs="Times New Roman"/>
          <w:vertAlign w:val="superscript"/>
          <w:lang w:val="sv-SE"/>
        </w:rPr>
        <w:t>3</w:t>
      </w:r>
      <w:r>
        <w:rPr>
          <w:rFonts w:cs="Times New Roman"/>
          <w:lang w:val="sv-SE"/>
        </w:rPr>
        <w:t xml:space="preserve">, </w:t>
      </w:r>
      <w:hyperlink r:id="rId11" w:history="1">
        <w:r w:rsidR="00C474E3" w:rsidRPr="007140AE">
          <w:rPr>
            <w:rStyle w:val="Hyperlink"/>
            <w:rFonts w:cs="Times New Roman"/>
            <w:lang w:val="sv-SE"/>
          </w:rPr>
          <w:t>pujilestariwinda89@gmail.com</w:t>
        </w:r>
        <w:r w:rsidR="00C474E3" w:rsidRPr="007140AE">
          <w:rPr>
            <w:rStyle w:val="Hyperlink"/>
            <w:rFonts w:cs="Times New Roman"/>
            <w:vertAlign w:val="superscript"/>
            <w:lang w:val="sv-SE"/>
          </w:rPr>
          <w:t>4</w:t>
        </w:r>
      </w:hyperlink>
    </w:p>
    <w:p w14:paraId="4CE532BB" w14:textId="6ADC601C" w:rsidR="00C474E3" w:rsidRPr="00EA2F99" w:rsidRDefault="00C474E3">
      <w:pPr>
        <w:jc w:val="center"/>
        <w:rPr>
          <w:rFonts w:cs="Times New Roman"/>
          <w:b/>
          <w:bCs/>
          <w:lang w:val="sv-SE"/>
        </w:rPr>
      </w:pPr>
      <w:r w:rsidRPr="00EA2F99">
        <w:rPr>
          <w:rFonts w:cs="Times New Roman"/>
          <w:b/>
          <w:bCs/>
          <w:lang w:val="sv-SE"/>
        </w:rPr>
        <w:t>ABSTRAK</w:t>
      </w:r>
    </w:p>
    <w:p w14:paraId="77A1B4F9" w14:textId="456DAE3C" w:rsidR="00F170C8" w:rsidRPr="00EA2F99" w:rsidRDefault="00C474E3" w:rsidP="00EA2F99">
      <w:pPr>
        <w:jc w:val="center"/>
        <w:rPr>
          <w:rFonts w:cs="Times New Roman"/>
          <w:b/>
          <w:bCs/>
          <w:i/>
          <w:iCs/>
          <w:lang w:val="sv-SE"/>
        </w:rPr>
      </w:pPr>
      <w:r w:rsidRPr="00EA2F99">
        <w:rPr>
          <w:rFonts w:cs="Times New Roman"/>
          <w:b/>
          <w:bCs/>
          <w:i/>
          <w:iCs/>
          <w:lang w:val="sv-SE"/>
        </w:rPr>
        <w:t>ABSTRACT</w:t>
      </w:r>
    </w:p>
    <w:p w14:paraId="5A69EEAC" w14:textId="4F80A9E7" w:rsidR="001E1F2B" w:rsidRDefault="007F3677" w:rsidP="001E1F2B">
      <w:pPr>
        <w:jc w:val="left"/>
        <w:rPr>
          <w:rFonts w:cs="Times New Roman"/>
          <w:b/>
          <w:bCs/>
          <w:lang w:val="sv-SE"/>
        </w:rPr>
      </w:pPr>
      <w:r>
        <w:rPr>
          <w:rFonts w:cs="Times New Roman"/>
          <w:b/>
          <w:bCs/>
          <w:lang w:val="sv-SE"/>
        </w:rPr>
        <w:t>PENDAHULUAN</w:t>
      </w:r>
    </w:p>
    <w:p w14:paraId="4E4DD7C1" w14:textId="55E078BB" w:rsidR="00C97619" w:rsidRPr="00C97619" w:rsidRDefault="00C97619" w:rsidP="00C97619">
      <w:pPr>
        <w:rPr>
          <w:rFonts w:cs="Times New Roman"/>
          <w:lang w:val="sv-SE"/>
        </w:rPr>
      </w:pPr>
      <w:r w:rsidRPr="00C97619">
        <w:rPr>
          <w:rFonts w:cs="Times New Roman"/>
          <w:lang w:val="sv-SE"/>
        </w:rPr>
        <w:t>Industri perdagangan di Indonesia sedang mengalami perubahan yang signifikan, terutama karena kebiasaan belanja konsumen yang beralih ke kenyamanan, layanan cepat, dan harga yang kompetitif. Transformasi ini telah meningkatkan persaingan di sektor ritel, yang memengaruhi peritel modern maupun bisnis grosir tradisional. Pesatnya perkembangan format ritel modern, seperti minimarket dan supermarket, menantang toko grosir yang masih bergantung pada praktik layanan tradisional. Akibatnya, perusahaan harus berevolusi dengan meningkatkan manajemen kualitas dan merancang strategi penetapan harga yang tepat agar tetap bertahan dan memastikan kelangsungan bisnis.</w:t>
      </w:r>
    </w:p>
    <w:p w14:paraId="0AADE8B6" w14:textId="60BFF616" w:rsidR="00C97619" w:rsidRPr="00C97619" w:rsidRDefault="00C97619" w:rsidP="00C97619">
      <w:pPr>
        <w:rPr>
          <w:rFonts w:cs="Times New Roman"/>
          <w:lang w:val="sv-SE"/>
        </w:rPr>
      </w:pPr>
      <w:r w:rsidRPr="00C97619">
        <w:rPr>
          <w:rFonts w:cs="Times New Roman"/>
          <w:lang w:val="sv-SE"/>
        </w:rPr>
        <w:t>Dalam lanskap bisnis saat ini, kualitas produk dan layanan sangat penting untuk mendorong kepuasan dan loyalitas pelanggan.</w:t>
      </w:r>
      <w:r w:rsidR="00806865">
        <w:rPr>
          <w:rFonts w:cs="Times New Roman"/>
          <w:lang w:val="sv-SE"/>
        </w:rPr>
        <w:t xml:space="preserve"> Penelitian oleh</w:t>
      </w:r>
      <w:r w:rsidRPr="00C97619">
        <w:rPr>
          <w:rFonts w:cs="Times New Roman"/>
          <w:lang w:val="sv-SE"/>
        </w:rPr>
        <w:t xml:space="preserve"> </w:t>
      </w:r>
      <w:sdt>
        <w:sdtPr>
          <w:rPr>
            <w:rFonts w:cs="Times New Roman"/>
            <w:lang w:val="sv-SE"/>
          </w:rPr>
          <w:id w:val="1748841720"/>
          <w:citation/>
        </w:sdtPr>
        <w:sdtEndPr/>
        <w:sdtContent>
          <w:r w:rsidR="00806865">
            <w:rPr>
              <w:rFonts w:cs="Times New Roman"/>
              <w:lang w:val="sv-SE"/>
            </w:rPr>
            <w:fldChar w:fldCharType="begin"/>
          </w:r>
          <w:r w:rsidR="00806865">
            <w:rPr>
              <w:rFonts w:cs="Times New Roman"/>
            </w:rPr>
            <w:instrText xml:space="preserve"> CITATION Sug21 \l 1033 </w:instrText>
          </w:r>
          <w:r w:rsidR="00806865">
            <w:rPr>
              <w:rFonts w:cs="Times New Roman"/>
              <w:lang w:val="sv-SE"/>
            </w:rPr>
            <w:fldChar w:fldCharType="separate"/>
          </w:r>
          <w:r w:rsidR="00806865" w:rsidRPr="00806865">
            <w:rPr>
              <w:rFonts w:cs="Times New Roman"/>
              <w:noProof/>
            </w:rPr>
            <w:t>(Sugiono &amp; Aisyah, 2021)</w:t>
          </w:r>
          <w:r w:rsidR="00806865">
            <w:rPr>
              <w:rFonts w:cs="Times New Roman"/>
              <w:lang w:val="sv-SE"/>
            </w:rPr>
            <w:fldChar w:fldCharType="end"/>
          </w:r>
        </w:sdtContent>
      </w:sdt>
      <w:r w:rsidR="00806865">
        <w:rPr>
          <w:rFonts w:cs="Times New Roman"/>
          <w:lang w:val="sv-SE"/>
        </w:rPr>
        <w:t xml:space="preserve"> </w:t>
      </w:r>
      <w:r w:rsidRPr="00C97619">
        <w:rPr>
          <w:rFonts w:cs="Times New Roman"/>
          <w:lang w:val="sv-SE"/>
        </w:rPr>
        <w:t xml:space="preserve">menunjukkan bahwa kualitas tinggi yang dikombinasikan dengan harga yang tepat dapat meningkatkan pembelian berulang dan meningkatkan keunggulan kompetitif suatu merek di sektor makanan dan minuman. Mencapai keseimbangan antara kualitas dan harga telah terbukti mendorong arus kas yang sehat, meningkatkan angka penjualan, dan memperkuat profitabilitas jangka panjang. Wawasan ini didukung oleh penelitian dari </w:t>
      </w:r>
      <w:sdt>
        <w:sdtPr>
          <w:rPr>
            <w:rFonts w:cs="Times New Roman"/>
            <w:lang w:val="sv-SE"/>
          </w:rPr>
          <w:id w:val="-1815412911"/>
          <w:citation/>
        </w:sdtPr>
        <w:sdtEndPr/>
        <w:sdtContent>
          <w:r w:rsidR="00806865">
            <w:rPr>
              <w:rFonts w:cs="Times New Roman"/>
              <w:lang w:val="sv-SE"/>
            </w:rPr>
            <w:fldChar w:fldCharType="begin"/>
          </w:r>
          <w:r w:rsidR="00806865">
            <w:rPr>
              <w:rFonts w:cs="Times New Roman"/>
            </w:rPr>
            <w:instrText xml:space="preserve"> CITATION Fae25 \l 1033 </w:instrText>
          </w:r>
          <w:r w:rsidR="00806865">
            <w:rPr>
              <w:rFonts w:cs="Times New Roman"/>
              <w:lang w:val="sv-SE"/>
            </w:rPr>
            <w:fldChar w:fldCharType="separate"/>
          </w:r>
          <w:r w:rsidR="00806865" w:rsidRPr="00806865">
            <w:rPr>
              <w:rFonts w:cs="Times New Roman"/>
              <w:noProof/>
            </w:rPr>
            <w:t>(Faeni, Faeni, &amp; Kafafi, 2025)</w:t>
          </w:r>
          <w:r w:rsidR="00806865">
            <w:rPr>
              <w:rFonts w:cs="Times New Roman"/>
              <w:lang w:val="sv-SE"/>
            </w:rPr>
            <w:fldChar w:fldCharType="end"/>
          </w:r>
        </w:sdtContent>
      </w:sdt>
      <w:r w:rsidRPr="00C97619">
        <w:rPr>
          <w:rFonts w:cs="Times New Roman"/>
          <w:lang w:val="sv-SE"/>
        </w:rPr>
        <w:t>, yang menegaskan bahwa persepsi harga yang wajar dan kualitas layanan secara signifikan memengaruhi kepuasan dan kepercayaan pelanggan terhadap layanan transportasi digital. Penelitian ini menyoroti bahwa strategi penetapan harga dan kualitas layanan tidak hanya membentuk perilaku konsumen tetapi juga memengaruhi stabilitas pendapatan perusahaan.</w:t>
      </w:r>
    </w:p>
    <w:p w14:paraId="1D8AFF9F" w14:textId="2FC8572E" w:rsidR="00644103" w:rsidRDefault="00C97619" w:rsidP="00C97619">
      <w:pPr>
        <w:rPr>
          <w:rFonts w:cs="Times New Roman"/>
          <w:lang w:val="sv-SE"/>
        </w:rPr>
      </w:pPr>
      <w:r w:rsidRPr="00C97619">
        <w:rPr>
          <w:rFonts w:cs="Times New Roman"/>
          <w:lang w:val="sv-SE"/>
        </w:rPr>
        <w:t>Dalam industri ritel, manajemen yang efektif sangat penting untuk menjaga kepercayaan konsumen dan mengoptimalkan biaya operasional. Layanan yang andal, ketersediaan produk, dan suasana berbelanja yang menyenangkan merupakan faktor-faktor penting yang membentuk pandangan pelanggan. Selain itu, strategi penetapan harga yang baik dapat mendorong minat beli sekaligus mempertahankan margin keuntungan. Oleh karena itu, kedua komponen ini sangat penting bagi bisnis ritel modern maupun tradisional agar tetap kompetitif dalam menghadapi tren konsumsi konsumen yang terus berubah.</w:t>
      </w:r>
    </w:p>
    <w:p w14:paraId="13E61A1E" w14:textId="5369D130" w:rsidR="00806865" w:rsidRDefault="00644103" w:rsidP="00C97619">
      <w:pPr>
        <w:rPr>
          <w:rFonts w:cs="Times New Roman"/>
          <w:lang w:val="sv-SE"/>
        </w:rPr>
      </w:pPr>
      <w:r>
        <w:rPr>
          <w:noProof/>
        </w:rPr>
        <w:lastRenderedPageBreak/>
        <w:drawing>
          <wp:inline distT="0" distB="0" distL="0" distR="0" wp14:anchorId="581F1CE6" wp14:editId="0331EB8D">
            <wp:extent cx="5731510" cy="967105"/>
            <wp:effectExtent l="0" t="0" r="2540" b="4445"/>
            <wp:docPr id="48834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967105"/>
                    </a:xfrm>
                    <a:prstGeom prst="rect">
                      <a:avLst/>
                    </a:prstGeom>
                    <a:noFill/>
                    <a:ln>
                      <a:noFill/>
                    </a:ln>
                  </pic:spPr>
                </pic:pic>
              </a:graphicData>
            </a:graphic>
          </wp:inline>
        </w:drawing>
      </w:r>
    </w:p>
    <w:p w14:paraId="3470EEC0" w14:textId="6355774D" w:rsidR="0080408D" w:rsidRDefault="0080408D" w:rsidP="002B4D17">
      <w:pPr>
        <w:jc w:val="center"/>
        <w:rPr>
          <w:rFonts w:cs="Times New Roman"/>
          <w:lang w:val="sv-SE"/>
        </w:rPr>
      </w:pPr>
      <w:r w:rsidRPr="0080408D">
        <w:rPr>
          <w:rFonts w:cs="Times New Roman"/>
          <w:b/>
          <w:bCs/>
          <w:lang w:val="sv-SE"/>
        </w:rPr>
        <w:t>Gambar 1.</w:t>
      </w:r>
      <w:r>
        <w:rPr>
          <w:rFonts w:cs="Times New Roman"/>
          <w:b/>
          <w:bCs/>
          <w:lang w:val="sv-SE"/>
        </w:rPr>
        <w:t xml:space="preserve"> </w:t>
      </w:r>
      <w:r w:rsidR="001D46DA">
        <w:rPr>
          <w:rFonts w:cs="Times New Roman"/>
          <w:lang w:val="sv-SE"/>
        </w:rPr>
        <w:t xml:space="preserve">Data Jumlah </w:t>
      </w:r>
      <w:r w:rsidR="002B4D17">
        <w:rPr>
          <w:rFonts w:cs="Times New Roman"/>
          <w:lang w:val="sv-SE"/>
        </w:rPr>
        <w:t>Toko/Warung Kelontong di Jawa Barat</w:t>
      </w:r>
    </w:p>
    <w:p w14:paraId="762A4FA1" w14:textId="386B1660" w:rsidR="002B4D17" w:rsidRPr="001D46DA" w:rsidRDefault="00DC536D" w:rsidP="002B4D17">
      <w:pPr>
        <w:jc w:val="center"/>
        <w:rPr>
          <w:rFonts w:cs="Times New Roman"/>
          <w:lang w:val="sv-SE"/>
        </w:rPr>
      </w:pPr>
      <w:r>
        <w:rPr>
          <w:rFonts w:cs="Times New Roman"/>
          <w:lang w:val="sv-SE"/>
        </w:rPr>
        <w:t>Sumber</w:t>
      </w:r>
      <w:r w:rsidR="00BB37F8">
        <w:rPr>
          <w:rFonts w:cs="Times New Roman"/>
          <w:lang w:val="sv-SE"/>
        </w:rPr>
        <w:t>: Badan</w:t>
      </w:r>
      <w:r w:rsidR="004E2DD4">
        <w:rPr>
          <w:rFonts w:cs="Times New Roman"/>
          <w:lang w:val="sv-SE"/>
        </w:rPr>
        <w:t xml:space="preserve"> Pusat Statistik </w:t>
      </w:r>
    </w:p>
    <w:p w14:paraId="3D636BCB" w14:textId="77777777" w:rsidR="00C22CBF" w:rsidRDefault="00C97619" w:rsidP="00C22CBF">
      <w:pPr>
        <w:rPr>
          <w:rFonts w:cs="Times New Roman"/>
          <w:lang w:val="sv-SE"/>
        </w:rPr>
      </w:pPr>
      <w:r w:rsidRPr="00C97619">
        <w:rPr>
          <w:rFonts w:cs="Times New Roman"/>
          <w:lang w:val="sv-SE"/>
        </w:rPr>
        <w:t>Lanskap perdagangan di Provinsi Jawa Barat, salah satu pasar terbesar di Indonesia, menggambarkan evolusi ritel ini. Data dari Kementerian Perdagangan Republik Indonesia (2024) menunjukkan bahwa berbagai fasilitas perdagangan terdapat di seluruh desa dan kecamatan. Secara spesifik, 3.147 desa memiliki minimarket, 2.154 desa memiliki restoran atau gerai makanan, 5.772 desa memiliki warung makan, dan 5.954 desa memiliki toko kelontong. Informasi ini menunjukkan bahwa perusahaan tradisional terus mendominasi sektor perdagangan di Jawa Barat, meskipun ritel modern juga mengalami kemajuan yang konsisten. Sebuah laporan dari Kementerian Perdagangan Indonesia dan APRINDO memperkirakan bahwa jumlah gerai ritel modern akan mencapai sekitar 1.600–1.700 pada tahun 2024. Pertumbuhan ini didorong oleh perluasan jaringan ritel besar, pembangunan perkotaan, meningkatnya daya beli konsumen, dan meningkatnya integrasi layanan fisik dan digital dalam</w:t>
      </w:r>
      <w:r w:rsidR="00C22CBF">
        <w:rPr>
          <w:rFonts w:cs="Times New Roman"/>
          <w:lang w:val="sv-SE"/>
        </w:rPr>
        <w:t xml:space="preserve"> </w:t>
      </w:r>
      <w:r w:rsidRPr="00C97619">
        <w:rPr>
          <w:rFonts w:cs="Times New Roman"/>
          <w:lang w:val="sv-SE"/>
        </w:rPr>
        <w:t>operasi ritel.</w:t>
      </w:r>
    </w:p>
    <w:p w14:paraId="66CD29B3" w14:textId="4DBF4268" w:rsidR="00806865" w:rsidRPr="00C22CBF" w:rsidRDefault="00806865" w:rsidP="00C22CBF">
      <w:pPr>
        <w:jc w:val="center"/>
        <w:rPr>
          <w:rFonts w:cs="Times New Roman"/>
          <w:lang w:val="sv-SE"/>
        </w:rPr>
      </w:pPr>
      <w:r w:rsidRPr="002D5C39">
        <w:rPr>
          <w:rFonts w:cs="Times New Roman"/>
          <w:b/>
          <w:bCs/>
        </w:rPr>
        <w:t xml:space="preserve">Tabel </w:t>
      </w:r>
      <w:proofErr w:type="gramStart"/>
      <w:r w:rsidRPr="002D5C39">
        <w:rPr>
          <w:rFonts w:cs="Times New Roman"/>
          <w:b/>
          <w:bCs/>
        </w:rPr>
        <w:t>1.</w:t>
      </w:r>
      <w:r w:rsidRPr="002D5C39">
        <w:rPr>
          <w:rFonts w:cs="Times New Roman"/>
        </w:rPr>
        <w:t>Hasil</w:t>
      </w:r>
      <w:proofErr w:type="gramEnd"/>
      <w:r w:rsidRPr="002D5C39">
        <w:rPr>
          <w:rFonts w:cs="Times New Roman"/>
        </w:rPr>
        <w:t xml:space="preserve"> Pra-</w:t>
      </w:r>
      <w:proofErr w:type="spellStart"/>
      <w:r w:rsidRPr="002D5C39">
        <w:rPr>
          <w:rFonts w:cs="Times New Roman"/>
        </w:rPr>
        <w:t>Suvei</w:t>
      </w:r>
      <w:proofErr w:type="spellEnd"/>
      <w:r w:rsidRPr="002D5C39">
        <w:rPr>
          <w:rFonts w:cs="Times New Roman"/>
        </w:rPr>
        <w:t xml:space="preserve"> Penelitian</w:t>
      </w:r>
    </w:p>
    <w:tbl>
      <w:tblPr>
        <w:tblStyle w:val="TableGrid"/>
        <w:tblW w:w="0" w:type="auto"/>
        <w:tblLook w:val="04A0" w:firstRow="1" w:lastRow="0" w:firstColumn="1" w:lastColumn="0" w:noHBand="0" w:noVBand="1"/>
      </w:tblPr>
      <w:tblGrid>
        <w:gridCol w:w="511"/>
        <w:gridCol w:w="1900"/>
        <w:gridCol w:w="2210"/>
        <w:gridCol w:w="1003"/>
        <w:gridCol w:w="1111"/>
        <w:gridCol w:w="1070"/>
        <w:gridCol w:w="1211"/>
      </w:tblGrid>
      <w:tr w:rsidR="00806865" w14:paraId="7BACD333" w14:textId="77777777" w:rsidTr="00EA4319">
        <w:tc>
          <w:tcPr>
            <w:tcW w:w="511" w:type="dxa"/>
          </w:tcPr>
          <w:p w14:paraId="5B34C109" w14:textId="77777777" w:rsidR="00806865" w:rsidRDefault="00806865" w:rsidP="00EA4319">
            <w:pPr>
              <w:jc w:val="center"/>
              <w:rPr>
                <w:rFonts w:cs="Times New Roman"/>
              </w:rPr>
            </w:pPr>
            <w:r>
              <w:rPr>
                <w:rFonts w:cs="Times New Roman"/>
              </w:rPr>
              <w:t>No</w:t>
            </w:r>
          </w:p>
        </w:tc>
        <w:tc>
          <w:tcPr>
            <w:tcW w:w="1900" w:type="dxa"/>
          </w:tcPr>
          <w:p w14:paraId="11DE6B63" w14:textId="77777777" w:rsidR="00806865" w:rsidRDefault="00806865" w:rsidP="00EA4319">
            <w:pPr>
              <w:jc w:val="center"/>
              <w:rPr>
                <w:rFonts w:cs="Times New Roman"/>
              </w:rPr>
            </w:pPr>
            <w:proofErr w:type="spellStart"/>
            <w:r>
              <w:rPr>
                <w:rFonts w:cs="Times New Roman"/>
              </w:rPr>
              <w:t>Variabel</w:t>
            </w:r>
            <w:proofErr w:type="spellEnd"/>
          </w:p>
        </w:tc>
        <w:tc>
          <w:tcPr>
            <w:tcW w:w="2210" w:type="dxa"/>
          </w:tcPr>
          <w:p w14:paraId="1CCA64C6" w14:textId="77777777" w:rsidR="00806865" w:rsidRDefault="00806865" w:rsidP="00EA4319">
            <w:pPr>
              <w:jc w:val="center"/>
              <w:rPr>
                <w:rFonts w:cs="Times New Roman"/>
              </w:rPr>
            </w:pPr>
            <w:proofErr w:type="spellStart"/>
            <w:r>
              <w:rPr>
                <w:rFonts w:cs="Times New Roman"/>
              </w:rPr>
              <w:t>Pernyataan</w:t>
            </w:r>
            <w:proofErr w:type="spellEnd"/>
          </w:p>
        </w:tc>
        <w:tc>
          <w:tcPr>
            <w:tcW w:w="1003" w:type="dxa"/>
          </w:tcPr>
          <w:p w14:paraId="1B88AF10" w14:textId="77777777" w:rsidR="00806865" w:rsidRDefault="00806865" w:rsidP="00EA4319">
            <w:pPr>
              <w:jc w:val="center"/>
              <w:rPr>
                <w:rFonts w:cs="Times New Roman"/>
              </w:rPr>
            </w:pPr>
            <w:r>
              <w:rPr>
                <w:rFonts w:cs="Times New Roman"/>
              </w:rPr>
              <w:t>Hasil (Ya)</w:t>
            </w:r>
          </w:p>
        </w:tc>
        <w:tc>
          <w:tcPr>
            <w:tcW w:w="1111" w:type="dxa"/>
          </w:tcPr>
          <w:p w14:paraId="65B0B5F4" w14:textId="77777777" w:rsidR="00806865" w:rsidRDefault="00806865" w:rsidP="00EA4319">
            <w:pPr>
              <w:jc w:val="center"/>
              <w:rPr>
                <w:rFonts w:cs="Times New Roman"/>
              </w:rPr>
            </w:pPr>
            <w:r>
              <w:rPr>
                <w:rFonts w:cs="Times New Roman"/>
              </w:rPr>
              <w:t>Hasil (Tidak)</w:t>
            </w:r>
          </w:p>
        </w:tc>
        <w:tc>
          <w:tcPr>
            <w:tcW w:w="1070" w:type="dxa"/>
          </w:tcPr>
          <w:p w14:paraId="474133DF" w14:textId="77777777" w:rsidR="00806865" w:rsidRDefault="00806865" w:rsidP="00EA4319">
            <w:pPr>
              <w:jc w:val="center"/>
              <w:rPr>
                <w:rFonts w:cs="Times New Roman"/>
              </w:rPr>
            </w:pPr>
            <w:r>
              <w:rPr>
                <w:rFonts w:cs="Times New Roman"/>
              </w:rPr>
              <w:t>Hasil (Ya)%</w:t>
            </w:r>
          </w:p>
        </w:tc>
        <w:tc>
          <w:tcPr>
            <w:tcW w:w="1211" w:type="dxa"/>
          </w:tcPr>
          <w:p w14:paraId="2B6FD0DF" w14:textId="77777777" w:rsidR="00806865" w:rsidRDefault="00806865" w:rsidP="00EA4319">
            <w:pPr>
              <w:jc w:val="center"/>
              <w:rPr>
                <w:rFonts w:cs="Times New Roman"/>
              </w:rPr>
            </w:pPr>
            <w:r>
              <w:rPr>
                <w:rFonts w:cs="Times New Roman"/>
              </w:rPr>
              <w:t>Hasil (Tidak)%</w:t>
            </w:r>
          </w:p>
        </w:tc>
      </w:tr>
      <w:tr w:rsidR="00806865" w14:paraId="5722D1F9" w14:textId="77777777" w:rsidTr="00EA4319">
        <w:tc>
          <w:tcPr>
            <w:tcW w:w="511" w:type="dxa"/>
          </w:tcPr>
          <w:p w14:paraId="302F43B7" w14:textId="77777777" w:rsidR="00806865" w:rsidRDefault="00806865" w:rsidP="00EA4319">
            <w:pPr>
              <w:jc w:val="center"/>
              <w:rPr>
                <w:rFonts w:cs="Times New Roman"/>
              </w:rPr>
            </w:pPr>
            <w:r>
              <w:rPr>
                <w:rFonts w:cs="Times New Roman"/>
              </w:rPr>
              <w:t>1</w:t>
            </w:r>
          </w:p>
        </w:tc>
        <w:tc>
          <w:tcPr>
            <w:tcW w:w="1900" w:type="dxa"/>
          </w:tcPr>
          <w:p w14:paraId="20458472" w14:textId="77777777" w:rsidR="00806865" w:rsidRDefault="00806865" w:rsidP="00EA4319">
            <w:pPr>
              <w:jc w:val="center"/>
              <w:rPr>
                <w:rFonts w:cs="Times New Roman"/>
              </w:rPr>
            </w:pPr>
            <w:r w:rsidRPr="00BB2962">
              <w:rPr>
                <w:rFonts w:cs="Times New Roman"/>
              </w:rPr>
              <w:t>Manajemen Mutu (X1)</w:t>
            </w:r>
          </w:p>
        </w:tc>
        <w:tc>
          <w:tcPr>
            <w:tcW w:w="2210" w:type="dxa"/>
          </w:tcPr>
          <w:p w14:paraId="25F6CF66" w14:textId="77777777" w:rsidR="00806865" w:rsidRDefault="00806865" w:rsidP="00EA4319">
            <w:pPr>
              <w:jc w:val="center"/>
              <w:rPr>
                <w:rFonts w:cs="Times New Roman"/>
              </w:rPr>
            </w:pPr>
            <w:r w:rsidRPr="005034AC">
              <w:rPr>
                <w:rFonts w:cs="Times New Roman"/>
              </w:rPr>
              <w:t xml:space="preserve">Mutu </w:t>
            </w:r>
            <w:proofErr w:type="spellStart"/>
            <w:r w:rsidRPr="005034AC">
              <w:rPr>
                <w:rFonts w:cs="Times New Roman"/>
              </w:rPr>
              <w:t>pelayanan</w:t>
            </w:r>
            <w:proofErr w:type="spellEnd"/>
            <w:r w:rsidRPr="005034AC">
              <w:rPr>
                <w:rFonts w:cs="Times New Roman"/>
              </w:rPr>
              <w:t xml:space="preserve"> dan </w:t>
            </w:r>
            <w:proofErr w:type="spellStart"/>
            <w:r w:rsidRPr="005034AC">
              <w:rPr>
                <w:rFonts w:cs="Times New Roman"/>
              </w:rPr>
              <w:t>kualitas</w:t>
            </w:r>
            <w:proofErr w:type="spellEnd"/>
            <w:r w:rsidRPr="005034AC">
              <w:rPr>
                <w:rFonts w:cs="Times New Roman"/>
              </w:rPr>
              <w:t xml:space="preserve"> </w:t>
            </w:r>
            <w:proofErr w:type="spellStart"/>
            <w:r w:rsidRPr="005034AC">
              <w:rPr>
                <w:rFonts w:cs="Times New Roman"/>
              </w:rPr>
              <w:t>produk</w:t>
            </w:r>
            <w:proofErr w:type="spellEnd"/>
            <w:r w:rsidRPr="005034AC">
              <w:rPr>
                <w:rFonts w:cs="Times New Roman"/>
              </w:rPr>
              <w:t xml:space="preserve"> pada </w:t>
            </w:r>
            <w:proofErr w:type="spellStart"/>
            <w:r w:rsidRPr="005034AC">
              <w:rPr>
                <w:rFonts w:cs="Times New Roman"/>
              </w:rPr>
              <w:t>ritel</w:t>
            </w:r>
            <w:proofErr w:type="spellEnd"/>
            <w:r w:rsidRPr="005034AC">
              <w:rPr>
                <w:rFonts w:cs="Times New Roman"/>
              </w:rPr>
              <w:t xml:space="preserve"> modern </w:t>
            </w:r>
            <w:proofErr w:type="spellStart"/>
            <w:r w:rsidRPr="005034AC">
              <w:rPr>
                <w:rFonts w:cs="Times New Roman"/>
              </w:rPr>
              <w:t>maupun</w:t>
            </w:r>
            <w:proofErr w:type="spellEnd"/>
            <w:r w:rsidRPr="005034AC">
              <w:rPr>
                <w:rFonts w:cs="Times New Roman"/>
              </w:rPr>
              <w:t xml:space="preserve"> </w:t>
            </w:r>
            <w:proofErr w:type="spellStart"/>
            <w:r w:rsidRPr="005034AC">
              <w:rPr>
                <w:rFonts w:cs="Times New Roman"/>
              </w:rPr>
              <w:t>toko</w:t>
            </w:r>
            <w:proofErr w:type="spellEnd"/>
            <w:r w:rsidRPr="005034AC">
              <w:rPr>
                <w:rFonts w:cs="Times New Roman"/>
              </w:rPr>
              <w:t xml:space="preserve"> </w:t>
            </w:r>
            <w:proofErr w:type="spellStart"/>
            <w:r w:rsidRPr="005034AC">
              <w:rPr>
                <w:rFonts w:cs="Times New Roman"/>
              </w:rPr>
              <w:t>kelontong</w:t>
            </w:r>
            <w:proofErr w:type="spellEnd"/>
            <w:r w:rsidRPr="005034AC">
              <w:rPr>
                <w:rFonts w:cs="Times New Roman"/>
              </w:rPr>
              <w:t xml:space="preserve"> </w:t>
            </w:r>
            <w:proofErr w:type="spellStart"/>
            <w:r w:rsidRPr="005034AC">
              <w:rPr>
                <w:rFonts w:cs="Times New Roman"/>
              </w:rPr>
              <w:t>dinilai</w:t>
            </w:r>
            <w:proofErr w:type="spellEnd"/>
            <w:r w:rsidRPr="005034AC">
              <w:rPr>
                <w:rFonts w:cs="Times New Roman"/>
              </w:rPr>
              <w:t xml:space="preserve"> </w:t>
            </w:r>
            <w:proofErr w:type="spellStart"/>
            <w:r w:rsidRPr="005034AC">
              <w:rPr>
                <w:rFonts w:cs="Times New Roman"/>
              </w:rPr>
              <w:t>cukup</w:t>
            </w:r>
            <w:proofErr w:type="spellEnd"/>
            <w:r>
              <w:rPr>
                <w:rFonts w:cs="Times New Roman"/>
              </w:rPr>
              <w:t xml:space="preserve"> </w:t>
            </w:r>
            <w:proofErr w:type="spellStart"/>
            <w:r w:rsidRPr="005034AC">
              <w:rPr>
                <w:rFonts w:cs="Times New Roman"/>
              </w:rPr>
              <w:t>baik</w:t>
            </w:r>
            <w:proofErr w:type="spellEnd"/>
            <w:r w:rsidRPr="005034AC">
              <w:rPr>
                <w:rFonts w:cs="Times New Roman"/>
              </w:rPr>
              <w:t> oleh konsumen.</w:t>
            </w:r>
          </w:p>
        </w:tc>
        <w:tc>
          <w:tcPr>
            <w:tcW w:w="1003" w:type="dxa"/>
          </w:tcPr>
          <w:p w14:paraId="087F488F" w14:textId="77777777" w:rsidR="00806865" w:rsidRDefault="00806865" w:rsidP="00EA4319">
            <w:pPr>
              <w:jc w:val="center"/>
              <w:rPr>
                <w:rFonts w:cs="Times New Roman"/>
              </w:rPr>
            </w:pPr>
            <w:r>
              <w:rPr>
                <w:rFonts w:cs="Times New Roman"/>
              </w:rPr>
              <w:t>31</w:t>
            </w:r>
          </w:p>
        </w:tc>
        <w:tc>
          <w:tcPr>
            <w:tcW w:w="1111" w:type="dxa"/>
          </w:tcPr>
          <w:p w14:paraId="160F5AE3" w14:textId="77777777" w:rsidR="00806865" w:rsidRDefault="00806865" w:rsidP="00EA4319">
            <w:pPr>
              <w:jc w:val="center"/>
              <w:rPr>
                <w:rFonts w:cs="Times New Roman"/>
              </w:rPr>
            </w:pPr>
            <w:r>
              <w:rPr>
                <w:rFonts w:cs="Times New Roman"/>
              </w:rPr>
              <w:t>19</w:t>
            </w:r>
          </w:p>
        </w:tc>
        <w:tc>
          <w:tcPr>
            <w:tcW w:w="1070" w:type="dxa"/>
          </w:tcPr>
          <w:p w14:paraId="661E6E22" w14:textId="77777777" w:rsidR="00806865" w:rsidRDefault="00806865" w:rsidP="00EA4319">
            <w:pPr>
              <w:jc w:val="center"/>
              <w:rPr>
                <w:rFonts w:cs="Times New Roman"/>
              </w:rPr>
            </w:pPr>
            <w:r>
              <w:rPr>
                <w:rFonts w:cs="Times New Roman"/>
              </w:rPr>
              <w:t>61.7%</w:t>
            </w:r>
          </w:p>
        </w:tc>
        <w:tc>
          <w:tcPr>
            <w:tcW w:w="1211" w:type="dxa"/>
          </w:tcPr>
          <w:p w14:paraId="38740CFB" w14:textId="77777777" w:rsidR="00806865" w:rsidRDefault="00806865" w:rsidP="00EA4319">
            <w:pPr>
              <w:jc w:val="center"/>
              <w:rPr>
                <w:rFonts w:cs="Times New Roman"/>
              </w:rPr>
            </w:pPr>
            <w:r>
              <w:rPr>
                <w:rFonts w:cs="Times New Roman"/>
              </w:rPr>
              <w:t>38.3%</w:t>
            </w:r>
          </w:p>
        </w:tc>
      </w:tr>
      <w:tr w:rsidR="00806865" w14:paraId="2E07144E" w14:textId="77777777" w:rsidTr="00EA4319">
        <w:tc>
          <w:tcPr>
            <w:tcW w:w="511" w:type="dxa"/>
          </w:tcPr>
          <w:p w14:paraId="6DDE20A9" w14:textId="77777777" w:rsidR="00806865" w:rsidRDefault="00806865" w:rsidP="00EA4319">
            <w:pPr>
              <w:jc w:val="center"/>
              <w:rPr>
                <w:rFonts w:cs="Times New Roman"/>
              </w:rPr>
            </w:pPr>
            <w:r>
              <w:rPr>
                <w:rFonts w:cs="Times New Roman"/>
              </w:rPr>
              <w:t>2</w:t>
            </w:r>
          </w:p>
        </w:tc>
        <w:tc>
          <w:tcPr>
            <w:tcW w:w="1900" w:type="dxa"/>
          </w:tcPr>
          <w:p w14:paraId="7D97E01D" w14:textId="77777777" w:rsidR="00806865" w:rsidRDefault="00806865" w:rsidP="00EA4319">
            <w:pPr>
              <w:jc w:val="left"/>
              <w:rPr>
                <w:rFonts w:cs="Times New Roman"/>
              </w:rPr>
            </w:pPr>
            <w:r w:rsidRPr="00701E6E">
              <w:rPr>
                <w:rFonts w:cs="Times New Roman"/>
              </w:rPr>
              <w:t xml:space="preserve">Strategi </w:t>
            </w:r>
            <w:proofErr w:type="spellStart"/>
            <w:r w:rsidRPr="00701E6E">
              <w:rPr>
                <w:rFonts w:cs="Times New Roman"/>
              </w:rPr>
              <w:t>Penetapan</w:t>
            </w:r>
            <w:proofErr w:type="spellEnd"/>
            <w:r w:rsidRPr="00701E6E">
              <w:rPr>
                <w:rFonts w:cs="Times New Roman"/>
              </w:rPr>
              <w:t xml:space="preserve"> Harga (X2)</w:t>
            </w:r>
          </w:p>
        </w:tc>
        <w:tc>
          <w:tcPr>
            <w:tcW w:w="2210" w:type="dxa"/>
          </w:tcPr>
          <w:p w14:paraId="467DA7F4" w14:textId="77777777" w:rsidR="00806865" w:rsidRDefault="00806865" w:rsidP="00EA4319">
            <w:pPr>
              <w:jc w:val="left"/>
              <w:rPr>
                <w:rFonts w:cs="Times New Roman"/>
              </w:rPr>
            </w:pPr>
            <w:r w:rsidRPr="00701E6E">
              <w:rPr>
                <w:rFonts w:cs="Times New Roman"/>
              </w:rPr>
              <w:t xml:space="preserve">Strategi </w:t>
            </w:r>
            <w:proofErr w:type="spellStart"/>
            <w:r w:rsidRPr="00701E6E">
              <w:rPr>
                <w:rFonts w:cs="Times New Roman"/>
              </w:rPr>
              <w:t>harga</w:t>
            </w:r>
            <w:proofErr w:type="spellEnd"/>
            <w:r w:rsidRPr="00701E6E">
              <w:rPr>
                <w:rFonts w:cs="Times New Roman"/>
              </w:rPr>
              <w:t xml:space="preserve"> </w:t>
            </w:r>
            <w:proofErr w:type="spellStart"/>
            <w:r w:rsidRPr="00701E6E">
              <w:rPr>
                <w:rFonts w:cs="Times New Roman"/>
              </w:rPr>
              <w:t>dinilai</w:t>
            </w:r>
            <w:proofErr w:type="spellEnd"/>
            <w:r w:rsidRPr="00701E6E">
              <w:rPr>
                <w:rFonts w:cs="Times New Roman"/>
              </w:rPr>
              <w:t xml:space="preserve"> </w:t>
            </w:r>
            <w:proofErr w:type="spellStart"/>
            <w:r w:rsidRPr="00701E6E">
              <w:rPr>
                <w:rFonts w:cs="Times New Roman"/>
              </w:rPr>
              <w:t>cukup</w:t>
            </w:r>
            <w:proofErr w:type="spellEnd"/>
            <w:r w:rsidRPr="00701E6E">
              <w:rPr>
                <w:rFonts w:cs="Times New Roman"/>
              </w:rPr>
              <w:t xml:space="preserve"> </w:t>
            </w:r>
            <w:proofErr w:type="spellStart"/>
            <w:r w:rsidRPr="00701E6E">
              <w:rPr>
                <w:rFonts w:cs="Times New Roman"/>
              </w:rPr>
              <w:t>efektif</w:t>
            </w:r>
            <w:proofErr w:type="spellEnd"/>
            <w:r w:rsidRPr="00701E6E">
              <w:rPr>
                <w:rFonts w:cs="Times New Roman"/>
              </w:rPr>
              <w:t xml:space="preserve">, </w:t>
            </w:r>
            <w:proofErr w:type="spellStart"/>
            <w:r w:rsidRPr="00701E6E">
              <w:rPr>
                <w:rFonts w:cs="Times New Roman"/>
              </w:rPr>
              <w:t>baik</w:t>
            </w:r>
            <w:proofErr w:type="spellEnd"/>
            <w:r w:rsidRPr="00701E6E">
              <w:rPr>
                <w:rFonts w:cs="Times New Roman"/>
              </w:rPr>
              <w:t xml:space="preserve"> </w:t>
            </w:r>
            <w:proofErr w:type="spellStart"/>
            <w:r w:rsidRPr="00701E6E">
              <w:rPr>
                <w:rFonts w:cs="Times New Roman"/>
              </w:rPr>
              <w:t>harga</w:t>
            </w:r>
            <w:proofErr w:type="spellEnd"/>
            <w:r w:rsidRPr="00701E6E">
              <w:rPr>
                <w:rFonts w:cs="Times New Roman"/>
              </w:rPr>
              <w:t xml:space="preserve"> </w:t>
            </w:r>
            <w:proofErr w:type="spellStart"/>
            <w:r w:rsidRPr="00701E6E">
              <w:rPr>
                <w:rFonts w:cs="Times New Roman"/>
              </w:rPr>
              <w:t>stabil</w:t>
            </w:r>
            <w:proofErr w:type="spellEnd"/>
            <w:r w:rsidRPr="00701E6E">
              <w:rPr>
                <w:rFonts w:cs="Times New Roman"/>
              </w:rPr>
              <w:t xml:space="preserve"> di </w:t>
            </w:r>
            <w:proofErr w:type="spellStart"/>
            <w:r w:rsidRPr="00701E6E">
              <w:rPr>
                <w:rFonts w:cs="Times New Roman"/>
              </w:rPr>
              <w:t>ritel</w:t>
            </w:r>
            <w:proofErr w:type="spellEnd"/>
            <w:r w:rsidRPr="00701E6E">
              <w:rPr>
                <w:rFonts w:cs="Times New Roman"/>
              </w:rPr>
              <w:t xml:space="preserve"> modern </w:t>
            </w:r>
            <w:proofErr w:type="spellStart"/>
            <w:r w:rsidRPr="00701E6E">
              <w:rPr>
                <w:rFonts w:cs="Times New Roman"/>
              </w:rPr>
              <w:t>maupun</w:t>
            </w:r>
            <w:proofErr w:type="spellEnd"/>
            <w:r w:rsidRPr="00701E6E">
              <w:rPr>
                <w:rFonts w:cs="Times New Roman"/>
              </w:rPr>
              <w:t xml:space="preserve"> </w:t>
            </w:r>
            <w:proofErr w:type="spellStart"/>
            <w:r w:rsidRPr="00701E6E">
              <w:rPr>
                <w:rFonts w:cs="Times New Roman"/>
              </w:rPr>
              <w:t>fleksibilitas</w:t>
            </w:r>
            <w:proofErr w:type="spellEnd"/>
            <w:r w:rsidRPr="00701E6E">
              <w:rPr>
                <w:rFonts w:cs="Times New Roman"/>
              </w:rPr>
              <w:t xml:space="preserve"> </w:t>
            </w:r>
            <w:proofErr w:type="spellStart"/>
            <w:r w:rsidRPr="00701E6E">
              <w:rPr>
                <w:rFonts w:cs="Times New Roman"/>
              </w:rPr>
              <w:t>harga</w:t>
            </w:r>
            <w:proofErr w:type="spellEnd"/>
            <w:r w:rsidRPr="00701E6E">
              <w:rPr>
                <w:rFonts w:cs="Times New Roman"/>
              </w:rPr>
              <w:t xml:space="preserve"> di </w:t>
            </w:r>
            <w:proofErr w:type="spellStart"/>
            <w:r w:rsidRPr="00701E6E">
              <w:rPr>
                <w:rFonts w:cs="Times New Roman"/>
              </w:rPr>
              <w:t>toko</w:t>
            </w:r>
            <w:proofErr w:type="spellEnd"/>
            <w:r w:rsidRPr="00701E6E">
              <w:rPr>
                <w:rFonts w:cs="Times New Roman"/>
              </w:rPr>
              <w:t> </w:t>
            </w:r>
            <w:proofErr w:type="spellStart"/>
            <w:r w:rsidRPr="00701E6E">
              <w:rPr>
                <w:rFonts w:cs="Times New Roman"/>
              </w:rPr>
              <w:t>kelontong</w:t>
            </w:r>
            <w:proofErr w:type="spellEnd"/>
            <w:r w:rsidRPr="00701E6E">
              <w:rPr>
                <w:rFonts w:cs="Times New Roman"/>
              </w:rPr>
              <w:t>.</w:t>
            </w:r>
          </w:p>
        </w:tc>
        <w:tc>
          <w:tcPr>
            <w:tcW w:w="1003" w:type="dxa"/>
          </w:tcPr>
          <w:p w14:paraId="5DA11960" w14:textId="77777777" w:rsidR="00806865" w:rsidRDefault="00806865" w:rsidP="00EA4319">
            <w:pPr>
              <w:jc w:val="center"/>
              <w:rPr>
                <w:rFonts w:cs="Times New Roman"/>
              </w:rPr>
            </w:pPr>
            <w:r>
              <w:rPr>
                <w:rFonts w:cs="Times New Roman"/>
              </w:rPr>
              <w:t>33</w:t>
            </w:r>
          </w:p>
        </w:tc>
        <w:tc>
          <w:tcPr>
            <w:tcW w:w="1111" w:type="dxa"/>
          </w:tcPr>
          <w:p w14:paraId="08575AA2" w14:textId="77777777" w:rsidR="00806865" w:rsidRDefault="00806865" w:rsidP="00EA4319">
            <w:pPr>
              <w:jc w:val="center"/>
              <w:rPr>
                <w:rFonts w:cs="Times New Roman"/>
              </w:rPr>
            </w:pPr>
            <w:r>
              <w:rPr>
                <w:rFonts w:cs="Times New Roman"/>
              </w:rPr>
              <w:t>17</w:t>
            </w:r>
          </w:p>
        </w:tc>
        <w:tc>
          <w:tcPr>
            <w:tcW w:w="1070" w:type="dxa"/>
          </w:tcPr>
          <w:p w14:paraId="1A3CBBC4" w14:textId="77777777" w:rsidR="00806865" w:rsidRDefault="00806865" w:rsidP="00EA4319">
            <w:pPr>
              <w:jc w:val="center"/>
              <w:rPr>
                <w:rFonts w:cs="Times New Roman"/>
              </w:rPr>
            </w:pPr>
            <w:r>
              <w:rPr>
                <w:rFonts w:cs="Times New Roman"/>
              </w:rPr>
              <w:t>65.7%</w:t>
            </w:r>
          </w:p>
        </w:tc>
        <w:tc>
          <w:tcPr>
            <w:tcW w:w="1211" w:type="dxa"/>
          </w:tcPr>
          <w:p w14:paraId="26FC098C" w14:textId="77777777" w:rsidR="00806865" w:rsidRDefault="00806865" w:rsidP="00EA4319">
            <w:pPr>
              <w:jc w:val="center"/>
              <w:rPr>
                <w:rFonts w:cs="Times New Roman"/>
              </w:rPr>
            </w:pPr>
            <w:r>
              <w:rPr>
                <w:rFonts w:cs="Times New Roman"/>
              </w:rPr>
              <w:t>34.3%</w:t>
            </w:r>
          </w:p>
        </w:tc>
      </w:tr>
      <w:tr w:rsidR="00806865" w14:paraId="2397A4C2" w14:textId="77777777" w:rsidTr="00EA4319">
        <w:tc>
          <w:tcPr>
            <w:tcW w:w="511" w:type="dxa"/>
            <w:tcBorders>
              <w:bottom w:val="single" w:sz="4" w:space="0" w:color="auto"/>
            </w:tcBorders>
          </w:tcPr>
          <w:p w14:paraId="60A2C302" w14:textId="77777777" w:rsidR="00806865" w:rsidRDefault="00806865" w:rsidP="00EA4319">
            <w:pPr>
              <w:jc w:val="center"/>
              <w:rPr>
                <w:rFonts w:cs="Times New Roman"/>
              </w:rPr>
            </w:pPr>
            <w:r>
              <w:rPr>
                <w:rFonts w:cs="Times New Roman"/>
              </w:rPr>
              <w:t>3</w:t>
            </w:r>
          </w:p>
        </w:tc>
        <w:tc>
          <w:tcPr>
            <w:tcW w:w="1900" w:type="dxa"/>
            <w:tcBorders>
              <w:bottom w:val="single" w:sz="4" w:space="0" w:color="auto"/>
            </w:tcBorders>
          </w:tcPr>
          <w:p w14:paraId="5F20194A" w14:textId="77777777" w:rsidR="00806865" w:rsidRDefault="00806865" w:rsidP="00EA4319">
            <w:pPr>
              <w:jc w:val="left"/>
              <w:rPr>
                <w:rFonts w:cs="Times New Roman"/>
              </w:rPr>
            </w:pPr>
            <w:r w:rsidRPr="00574B0D">
              <w:rPr>
                <w:rFonts w:cs="Times New Roman"/>
              </w:rPr>
              <w:t xml:space="preserve">Daya Saing &amp; </w:t>
            </w:r>
            <w:proofErr w:type="spellStart"/>
            <w:r w:rsidRPr="00574B0D">
              <w:rPr>
                <w:rFonts w:cs="Times New Roman"/>
              </w:rPr>
              <w:t>Pilihan</w:t>
            </w:r>
            <w:proofErr w:type="spellEnd"/>
            <w:r w:rsidRPr="00574B0D">
              <w:rPr>
                <w:rFonts w:cs="Times New Roman"/>
              </w:rPr>
              <w:t xml:space="preserve"> Konsumen (Y)</w:t>
            </w:r>
          </w:p>
        </w:tc>
        <w:tc>
          <w:tcPr>
            <w:tcW w:w="2210" w:type="dxa"/>
            <w:tcBorders>
              <w:bottom w:val="single" w:sz="4" w:space="0" w:color="auto"/>
            </w:tcBorders>
          </w:tcPr>
          <w:p w14:paraId="6D77057F" w14:textId="77777777" w:rsidR="00806865" w:rsidRDefault="00806865" w:rsidP="00EA4319">
            <w:pPr>
              <w:jc w:val="left"/>
              <w:rPr>
                <w:rFonts w:cs="Times New Roman"/>
              </w:rPr>
            </w:pPr>
            <w:r w:rsidRPr="00574B0D">
              <w:rPr>
                <w:rFonts w:cs="Times New Roman"/>
              </w:rPr>
              <w:t xml:space="preserve">Konsumen </w:t>
            </w:r>
            <w:proofErr w:type="spellStart"/>
            <w:r w:rsidRPr="00574B0D">
              <w:rPr>
                <w:rFonts w:cs="Times New Roman"/>
              </w:rPr>
              <w:t>menilai</w:t>
            </w:r>
            <w:proofErr w:type="spellEnd"/>
            <w:r w:rsidRPr="00574B0D">
              <w:rPr>
                <w:rFonts w:cs="Times New Roman"/>
              </w:rPr>
              <w:t xml:space="preserve"> </w:t>
            </w:r>
            <w:proofErr w:type="spellStart"/>
            <w:r w:rsidRPr="00574B0D">
              <w:rPr>
                <w:rFonts w:cs="Times New Roman"/>
              </w:rPr>
              <w:t>ritel</w:t>
            </w:r>
            <w:proofErr w:type="spellEnd"/>
            <w:r w:rsidRPr="00574B0D">
              <w:rPr>
                <w:rFonts w:cs="Times New Roman"/>
              </w:rPr>
              <w:t xml:space="preserve"> modern dan </w:t>
            </w:r>
            <w:proofErr w:type="spellStart"/>
            <w:r w:rsidRPr="00574B0D">
              <w:rPr>
                <w:rFonts w:cs="Times New Roman"/>
              </w:rPr>
              <w:t>toko</w:t>
            </w:r>
            <w:proofErr w:type="spellEnd"/>
            <w:r w:rsidRPr="00574B0D">
              <w:rPr>
                <w:rFonts w:cs="Times New Roman"/>
              </w:rPr>
              <w:t xml:space="preserve"> </w:t>
            </w:r>
            <w:proofErr w:type="spellStart"/>
            <w:r w:rsidRPr="00574B0D">
              <w:rPr>
                <w:rFonts w:cs="Times New Roman"/>
              </w:rPr>
              <w:t>kelontong</w:t>
            </w:r>
            <w:proofErr w:type="spellEnd"/>
            <w:r w:rsidRPr="00574B0D">
              <w:rPr>
                <w:rFonts w:cs="Times New Roman"/>
              </w:rPr>
              <w:t xml:space="preserve"> sama-sama </w:t>
            </w:r>
            <w:proofErr w:type="spellStart"/>
            <w:r w:rsidRPr="00574B0D">
              <w:rPr>
                <w:rFonts w:cs="Times New Roman"/>
              </w:rPr>
              <w:t>memiliki</w:t>
            </w:r>
            <w:proofErr w:type="spellEnd"/>
            <w:r w:rsidRPr="00574B0D">
              <w:rPr>
                <w:rFonts w:cs="Times New Roman"/>
              </w:rPr>
              <w:t xml:space="preserve"> </w:t>
            </w:r>
            <w:proofErr w:type="spellStart"/>
            <w:r w:rsidRPr="00574B0D">
              <w:rPr>
                <w:rFonts w:cs="Times New Roman"/>
              </w:rPr>
              <w:t>daya</w:t>
            </w:r>
            <w:proofErr w:type="spellEnd"/>
            <w:r w:rsidRPr="00574B0D">
              <w:rPr>
                <w:rFonts w:cs="Times New Roman"/>
              </w:rPr>
              <w:t xml:space="preserve"> </w:t>
            </w:r>
            <w:proofErr w:type="spellStart"/>
            <w:r w:rsidRPr="00574B0D">
              <w:rPr>
                <w:rFonts w:cs="Times New Roman"/>
              </w:rPr>
              <w:t>saing</w:t>
            </w:r>
            <w:proofErr w:type="spellEnd"/>
            <w:r w:rsidRPr="00574B0D">
              <w:rPr>
                <w:rFonts w:cs="Times New Roman"/>
              </w:rPr>
              <w:t xml:space="preserve">, </w:t>
            </w:r>
            <w:proofErr w:type="spellStart"/>
            <w:r w:rsidRPr="00574B0D">
              <w:rPr>
                <w:rFonts w:cs="Times New Roman"/>
              </w:rPr>
              <w:t>dengan</w:t>
            </w:r>
            <w:proofErr w:type="spellEnd"/>
            <w:r w:rsidRPr="00574B0D">
              <w:rPr>
                <w:rFonts w:cs="Times New Roman"/>
              </w:rPr>
              <w:t xml:space="preserve"> </w:t>
            </w:r>
            <w:proofErr w:type="spellStart"/>
            <w:r w:rsidRPr="00574B0D">
              <w:rPr>
                <w:rFonts w:cs="Times New Roman"/>
              </w:rPr>
              <w:t>keunggulan</w:t>
            </w:r>
            <w:proofErr w:type="spellEnd"/>
            <w:r w:rsidRPr="00574B0D">
              <w:rPr>
                <w:rFonts w:cs="Times New Roman"/>
              </w:rPr>
              <w:t xml:space="preserve"> di aspek </w:t>
            </w:r>
            <w:proofErr w:type="spellStart"/>
            <w:r w:rsidRPr="00574B0D">
              <w:rPr>
                <w:rFonts w:cs="Times New Roman"/>
              </w:rPr>
              <w:t>berbeda</w:t>
            </w:r>
            <w:proofErr w:type="spellEnd"/>
            <w:r w:rsidRPr="00574B0D">
              <w:rPr>
                <w:rFonts w:cs="Times New Roman"/>
              </w:rPr>
              <w:t>.</w:t>
            </w:r>
          </w:p>
        </w:tc>
        <w:tc>
          <w:tcPr>
            <w:tcW w:w="1003" w:type="dxa"/>
            <w:tcBorders>
              <w:bottom w:val="single" w:sz="4" w:space="0" w:color="auto"/>
            </w:tcBorders>
          </w:tcPr>
          <w:p w14:paraId="0A1ABC45" w14:textId="77777777" w:rsidR="00806865" w:rsidRDefault="00806865" w:rsidP="00EA4319">
            <w:pPr>
              <w:jc w:val="center"/>
              <w:rPr>
                <w:rFonts w:cs="Times New Roman"/>
              </w:rPr>
            </w:pPr>
            <w:r>
              <w:rPr>
                <w:rFonts w:cs="Times New Roman"/>
              </w:rPr>
              <w:t>29</w:t>
            </w:r>
          </w:p>
        </w:tc>
        <w:tc>
          <w:tcPr>
            <w:tcW w:w="1111" w:type="dxa"/>
            <w:tcBorders>
              <w:bottom w:val="single" w:sz="4" w:space="0" w:color="auto"/>
            </w:tcBorders>
          </w:tcPr>
          <w:p w14:paraId="3EB56288" w14:textId="77777777" w:rsidR="00806865" w:rsidRDefault="00806865" w:rsidP="00EA4319">
            <w:pPr>
              <w:jc w:val="center"/>
              <w:rPr>
                <w:rFonts w:cs="Times New Roman"/>
              </w:rPr>
            </w:pPr>
            <w:r>
              <w:rPr>
                <w:rFonts w:cs="Times New Roman"/>
              </w:rPr>
              <w:t>21</w:t>
            </w:r>
          </w:p>
        </w:tc>
        <w:tc>
          <w:tcPr>
            <w:tcW w:w="1070" w:type="dxa"/>
          </w:tcPr>
          <w:p w14:paraId="4F91CF7A" w14:textId="77777777" w:rsidR="00806865" w:rsidRDefault="00806865" w:rsidP="00EA4319">
            <w:pPr>
              <w:jc w:val="center"/>
              <w:rPr>
                <w:rFonts w:cs="Times New Roman"/>
              </w:rPr>
            </w:pPr>
            <w:r>
              <w:rPr>
                <w:rFonts w:cs="Times New Roman"/>
              </w:rPr>
              <w:t>57.0%</w:t>
            </w:r>
          </w:p>
        </w:tc>
        <w:tc>
          <w:tcPr>
            <w:tcW w:w="1211" w:type="dxa"/>
          </w:tcPr>
          <w:p w14:paraId="27D14D85" w14:textId="77777777" w:rsidR="00806865" w:rsidRDefault="00806865" w:rsidP="00EA4319">
            <w:pPr>
              <w:jc w:val="center"/>
              <w:rPr>
                <w:rFonts w:cs="Times New Roman"/>
              </w:rPr>
            </w:pPr>
            <w:r>
              <w:rPr>
                <w:rFonts w:cs="Times New Roman"/>
              </w:rPr>
              <w:t>43.0%</w:t>
            </w:r>
          </w:p>
        </w:tc>
      </w:tr>
      <w:tr w:rsidR="00806865" w14:paraId="4F75A092" w14:textId="77777777" w:rsidTr="00EA4319">
        <w:tc>
          <w:tcPr>
            <w:tcW w:w="511" w:type="dxa"/>
            <w:tcBorders>
              <w:top w:val="single" w:sz="4" w:space="0" w:color="auto"/>
              <w:left w:val="single" w:sz="4" w:space="0" w:color="auto"/>
              <w:bottom w:val="single" w:sz="4" w:space="0" w:color="auto"/>
              <w:right w:val="nil"/>
            </w:tcBorders>
          </w:tcPr>
          <w:p w14:paraId="0B987E39" w14:textId="77777777" w:rsidR="00806865" w:rsidRDefault="00806865" w:rsidP="00EA4319">
            <w:pPr>
              <w:jc w:val="center"/>
              <w:rPr>
                <w:rFonts w:cs="Times New Roman"/>
              </w:rPr>
            </w:pPr>
          </w:p>
        </w:tc>
        <w:tc>
          <w:tcPr>
            <w:tcW w:w="1900" w:type="dxa"/>
            <w:tcBorders>
              <w:top w:val="single" w:sz="4" w:space="0" w:color="auto"/>
              <w:left w:val="nil"/>
              <w:bottom w:val="single" w:sz="4" w:space="0" w:color="auto"/>
              <w:right w:val="nil"/>
            </w:tcBorders>
          </w:tcPr>
          <w:p w14:paraId="742EF8B7" w14:textId="77777777" w:rsidR="00806865" w:rsidRPr="00574B0D" w:rsidRDefault="00806865" w:rsidP="00EA4319">
            <w:pPr>
              <w:jc w:val="left"/>
              <w:rPr>
                <w:rFonts w:cs="Times New Roman"/>
              </w:rPr>
            </w:pPr>
          </w:p>
        </w:tc>
        <w:tc>
          <w:tcPr>
            <w:tcW w:w="2210" w:type="dxa"/>
            <w:tcBorders>
              <w:top w:val="single" w:sz="4" w:space="0" w:color="auto"/>
              <w:left w:val="nil"/>
              <w:bottom w:val="single" w:sz="4" w:space="0" w:color="auto"/>
              <w:right w:val="nil"/>
            </w:tcBorders>
          </w:tcPr>
          <w:p w14:paraId="49088488" w14:textId="77777777" w:rsidR="00806865" w:rsidRPr="008D5417" w:rsidRDefault="00806865" w:rsidP="00EA4319">
            <w:pPr>
              <w:jc w:val="left"/>
              <w:rPr>
                <w:rFonts w:cs="Times New Roman"/>
                <w:sz w:val="22"/>
                <w:szCs w:val="22"/>
              </w:rPr>
            </w:pPr>
            <w:r w:rsidRPr="008D5417">
              <w:rPr>
                <w:rFonts w:cs="Times New Roman"/>
                <w:b/>
                <w:bCs/>
                <w:sz w:val="22"/>
                <w:szCs w:val="22"/>
              </w:rPr>
              <w:t>Rata-rata Skor Total</w:t>
            </w:r>
          </w:p>
        </w:tc>
        <w:tc>
          <w:tcPr>
            <w:tcW w:w="1003" w:type="dxa"/>
            <w:tcBorders>
              <w:top w:val="single" w:sz="4" w:space="0" w:color="auto"/>
              <w:left w:val="nil"/>
              <w:bottom w:val="single" w:sz="4" w:space="0" w:color="auto"/>
              <w:right w:val="nil"/>
            </w:tcBorders>
          </w:tcPr>
          <w:p w14:paraId="66D13F94" w14:textId="77777777" w:rsidR="00806865" w:rsidRPr="003C284C" w:rsidRDefault="00806865" w:rsidP="00EA4319">
            <w:pPr>
              <w:rPr>
                <w:rFonts w:cs="Times New Roman"/>
                <w:b/>
                <w:bCs/>
              </w:rPr>
            </w:pPr>
          </w:p>
        </w:tc>
        <w:tc>
          <w:tcPr>
            <w:tcW w:w="1111" w:type="dxa"/>
            <w:tcBorders>
              <w:top w:val="single" w:sz="4" w:space="0" w:color="auto"/>
              <w:left w:val="nil"/>
              <w:bottom w:val="single" w:sz="4" w:space="0" w:color="auto"/>
              <w:right w:val="single" w:sz="4" w:space="0" w:color="auto"/>
            </w:tcBorders>
          </w:tcPr>
          <w:p w14:paraId="0480F95F" w14:textId="77777777" w:rsidR="00806865" w:rsidRDefault="00806865" w:rsidP="00EA4319">
            <w:pPr>
              <w:jc w:val="center"/>
              <w:rPr>
                <w:rFonts w:cs="Times New Roman"/>
              </w:rPr>
            </w:pPr>
          </w:p>
        </w:tc>
        <w:tc>
          <w:tcPr>
            <w:tcW w:w="1070" w:type="dxa"/>
            <w:tcBorders>
              <w:left w:val="single" w:sz="4" w:space="0" w:color="auto"/>
            </w:tcBorders>
          </w:tcPr>
          <w:p w14:paraId="62EB5480" w14:textId="77777777" w:rsidR="00806865" w:rsidRDefault="00806865" w:rsidP="00EA4319">
            <w:pPr>
              <w:jc w:val="center"/>
              <w:rPr>
                <w:rFonts w:cs="Times New Roman"/>
              </w:rPr>
            </w:pPr>
            <w:r>
              <w:rPr>
                <w:rFonts w:cs="Times New Roman"/>
              </w:rPr>
              <w:t>61.5%</w:t>
            </w:r>
          </w:p>
        </w:tc>
        <w:tc>
          <w:tcPr>
            <w:tcW w:w="1211" w:type="dxa"/>
          </w:tcPr>
          <w:p w14:paraId="7915AC08" w14:textId="77777777" w:rsidR="00806865" w:rsidRDefault="00806865" w:rsidP="00EA4319">
            <w:pPr>
              <w:jc w:val="center"/>
              <w:rPr>
                <w:rFonts w:cs="Times New Roman"/>
              </w:rPr>
            </w:pPr>
            <w:r>
              <w:rPr>
                <w:rFonts w:cs="Times New Roman"/>
              </w:rPr>
              <w:t>38.5%</w:t>
            </w:r>
          </w:p>
        </w:tc>
      </w:tr>
    </w:tbl>
    <w:p w14:paraId="73E2B488" w14:textId="5968CA92" w:rsidR="00806865" w:rsidRPr="00C97619" w:rsidRDefault="00806865" w:rsidP="00FC7E2B">
      <w:pPr>
        <w:jc w:val="center"/>
        <w:rPr>
          <w:rFonts w:cs="Times New Roman"/>
          <w:lang w:val="sv-SE"/>
        </w:rPr>
      </w:pPr>
      <w:r w:rsidRPr="001A5185">
        <w:rPr>
          <w:rFonts w:cs="Times New Roman"/>
          <w:lang w:val="sv-SE"/>
        </w:rPr>
        <w:lastRenderedPageBreak/>
        <w:t>Sumber.Data Primer yang Diolah, 2025</w:t>
      </w:r>
    </w:p>
    <w:p w14:paraId="2F49DEA8" w14:textId="25D35B73" w:rsidR="00C97619" w:rsidRPr="00C97619" w:rsidRDefault="00C97619" w:rsidP="00C97619">
      <w:pPr>
        <w:rPr>
          <w:rFonts w:cs="Times New Roman"/>
          <w:lang w:val="sv-SE"/>
        </w:rPr>
      </w:pPr>
      <w:r w:rsidRPr="00C97619">
        <w:rPr>
          <w:rFonts w:cs="Times New Roman"/>
          <w:lang w:val="sv-SE"/>
        </w:rPr>
        <w:t>Temuan dari survei pendahuluan yang melibatkan 50 peserta semakin menyoroti pentingnya topik ini. Dalam hal manajemen mutu, 61,7% dari mereka yang disurvei menyatakan bahwa mereka menemukan standar layanan dan produk di ritel kontemporer dan gerai kelontong secara umum memuaskan. Mengenai pendekatan penetapan harga, 65,7% peserta memandang metode penetapan harga saat ini cukup efisien. Selain itu, 57% responden meyakini bahwa kedua bentuk ritel tersebut cukup kompetitif, meskipun masing-masing memiliki keunggulan yang unik. Skor rata-rata keseluruhan sebesar 61,5% menunjukkan bahwa ketiga aspek tersebut</w:t>
      </w:r>
      <w:r w:rsidR="00806865">
        <w:rPr>
          <w:rFonts w:cs="Times New Roman"/>
          <w:lang w:val="sv-SE"/>
        </w:rPr>
        <w:t xml:space="preserve"> </w:t>
      </w:r>
      <w:r w:rsidRPr="00C97619">
        <w:rPr>
          <w:rFonts w:cs="Times New Roman"/>
          <w:lang w:val="sv-SE"/>
        </w:rPr>
        <w:t>kualitas, harga, dan daya saing</w:t>
      </w:r>
      <w:r w:rsidR="00806865">
        <w:rPr>
          <w:rFonts w:cs="Times New Roman"/>
          <w:lang w:val="sv-SE"/>
        </w:rPr>
        <w:t xml:space="preserve"> </w:t>
      </w:r>
      <w:r w:rsidRPr="00C97619">
        <w:rPr>
          <w:rFonts w:cs="Times New Roman"/>
          <w:lang w:val="sv-SE"/>
        </w:rPr>
        <w:t>merupakan elemen kunci bagi konsumen dan memerlukan investigasi lebih lanjut.</w:t>
      </w:r>
    </w:p>
    <w:p w14:paraId="7D5100A3" w14:textId="77777777" w:rsidR="00B978D9" w:rsidRPr="00B978D9" w:rsidRDefault="00C97619" w:rsidP="00B978D9">
      <w:pPr>
        <w:rPr>
          <w:rFonts w:cs="Times New Roman"/>
          <w:lang w:val="sv-SE"/>
        </w:rPr>
      </w:pPr>
      <w:r w:rsidRPr="00C97619">
        <w:rPr>
          <w:rFonts w:cs="Times New Roman"/>
          <w:lang w:val="sv-SE"/>
        </w:rPr>
        <w:t>Dengan mempertimbangkan konteks ini,</w:t>
      </w:r>
      <w:r w:rsidR="008B7CE8">
        <w:rPr>
          <w:rFonts w:cs="Times New Roman"/>
          <w:lang w:val="sv-SE"/>
        </w:rPr>
        <w:t xml:space="preserve"> </w:t>
      </w:r>
      <w:r w:rsidRPr="00C97619">
        <w:rPr>
          <w:rFonts w:cs="Times New Roman"/>
          <w:lang w:val="sv-SE"/>
        </w:rPr>
        <w:t>bahwa lanskap perdagangan di Jawa Barat sedang mengalami masa transisi yang menarik. Sementara perdagangan tradisional tetap dominan, ritel modern terus berkembang dan mendapatkan daya tarik, terutama di lingkungan perkotaan. Perubahan ini mencerminkan kebiasaan konsumen yang terus berkembang, yang semakin menekankan pentingnya kualitas dan biaya layanan. Oleh karena itu, penelitian ini berupaya untuk mengeksplorasi bagaimana manajemen kualitas dan strategi penetapan harga memengaruhi daya saing bisnis ritel dan grosir kontemporer dengan menganalisis bagaimana persepsi konsumen memengaruhi pilihan dan preferensi mereka terkait tempat belanja. Temuan ini bertujuan untuk memberikan wawasan berharga tentang dinamika antara kualitas, harga, dan motivasi finansial bisnis dalam industri ritel.</w:t>
      </w:r>
      <w:r w:rsidR="00A41BB9">
        <w:rPr>
          <w:rFonts w:cs="Times New Roman"/>
          <w:lang w:val="sv-SE"/>
        </w:rPr>
        <w:t xml:space="preserve"> </w:t>
      </w:r>
      <w:r w:rsidR="00B978D9" w:rsidRPr="00B978D9">
        <w:rPr>
          <w:rFonts w:cs="Times New Roman"/>
          <w:lang w:val="sv-SE"/>
        </w:rPr>
        <w:t xml:space="preserve">Berdasarkan informasi yang diberikan, pertanyaan penelitian dapat dijabarkan sebagai berikut: </w:t>
      </w:r>
    </w:p>
    <w:p w14:paraId="27926AB9" w14:textId="77777777" w:rsidR="00B978D9" w:rsidRPr="00B978D9" w:rsidRDefault="00B978D9" w:rsidP="00B978D9">
      <w:pPr>
        <w:rPr>
          <w:rFonts w:cs="Times New Roman"/>
          <w:lang w:val="sv-SE"/>
        </w:rPr>
      </w:pPr>
      <w:r w:rsidRPr="00B978D9">
        <w:rPr>
          <w:rFonts w:cs="Times New Roman"/>
          <w:lang w:val="sv-SE"/>
        </w:rPr>
        <w:t>1. Bagaimana manajemen mutu memengaruhi keunggulan kompetitif perusahaan ritel dan toko kelontong kontemporer?</w:t>
      </w:r>
    </w:p>
    <w:p w14:paraId="3714F846" w14:textId="77777777" w:rsidR="00B978D9" w:rsidRPr="00B978D9" w:rsidRDefault="00B978D9" w:rsidP="00B978D9">
      <w:pPr>
        <w:rPr>
          <w:rFonts w:cs="Times New Roman"/>
          <w:lang w:val="sv-SE"/>
        </w:rPr>
      </w:pPr>
      <w:r w:rsidRPr="00B978D9">
        <w:rPr>
          <w:rFonts w:cs="Times New Roman"/>
          <w:lang w:val="sv-SE"/>
        </w:rPr>
        <w:t xml:space="preserve">2. Bagaimana strategi penetapan harga memengaruhi keunggulan kompetitif perusahaan ritel dan toko kelontong kontemporer? </w:t>
      </w:r>
    </w:p>
    <w:p w14:paraId="1E4D1DB9" w14:textId="3A8570B1" w:rsidR="00C97619" w:rsidRDefault="00B978D9" w:rsidP="00B978D9">
      <w:pPr>
        <w:rPr>
          <w:rFonts w:cs="Times New Roman"/>
          <w:lang w:val="sv-SE"/>
        </w:rPr>
      </w:pPr>
      <w:r w:rsidRPr="00B978D9">
        <w:rPr>
          <w:rFonts w:cs="Times New Roman"/>
          <w:lang w:val="sv-SE"/>
        </w:rPr>
        <w:t>3. Bagaimana manajemen mutu dan strategi penetapan harga secara bersama-sama memengaruhi keunggulan kompetitif perusahaan ritel dan toko kelontong kontemporer?</w:t>
      </w:r>
    </w:p>
    <w:p w14:paraId="2ABA04FB" w14:textId="19A75F13" w:rsidR="00B978D9" w:rsidRPr="00C97619" w:rsidRDefault="006E2343" w:rsidP="00B978D9">
      <w:pPr>
        <w:rPr>
          <w:rFonts w:cs="Times New Roman"/>
          <w:lang w:val="sv-SE"/>
        </w:rPr>
      </w:pPr>
      <w:r>
        <w:rPr>
          <w:rFonts w:cs="Times New Roman"/>
          <w:lang w:val="sv-SE"/>
        </w:rPr>
        <w:t xml:space="preserve">Penelitian </w:t>
      </w:r>
      <w:r w:rsidR="00A54DBB" w:rsidRPr="00A54DBB">
        <w:rPr>
          <w:rFonts w:cs="Times New Roman"/>
          <w:lang w:val="sv-SE"/>
        </w:rPr>
        <w:t xml:space="preserve">ini </w:t>
      </w:r>
      <w:r w:rsidR="00C22CBF">
        <w:rPr>
          <w:rFonts w:cs="Times New Roman"/>
          <w:lang w:val="sv-SE"/>
        </w:rPr>
        <w:t>diharapkan</w:t>
      </w:r>
      <w:r w:rsidR="00A54DBB" w:rsidRPr="00A54DBB">
        <w:rPr>
          <w:rFonts w:cs="Times New Roman"/>
          <w:lang w:val="sv-SE"/>
        </w:rPr>
        <w:t xml:space="preserve"> </w:t>
      </w:r>
      <w:r w:rsidR="00C22CBF">
        <w:rPr>
          <w:rFonts w:cs="Times New Roman"/>
          <w:lang w:val="sv-SE"/>
        </w:rPr>
        <w:t>mampu</w:t>
      </w:r>
      <w:r w:rsidR="00A54DBB" w:rsidRPr="00A54DBB">
        <w:rPr>
          <w:rFonts w:cs="Times New Roman"/>
          <w:lang w:val="sv-SE"/>
        </w:rPr>
        <w:t xml:space="preserve"> memberikan gambaran mendalam tentang bagaimana kualitas layanan dan metode penetapan harga dapat meningkatkan keunggulan kompetitif peritel dan toko swalayan saat ini di pasar yang terus berubah. Dengan memahami dampak kedua elemen ini, para pemimpin bisnis dapat membuat rencana yang lebih baik untuk mempertahankan pelanggan, meningkatkan nilai layanan, dan memperkuat posisi mereka dalam menghadapi persaingan yang semakin ketat. Selain itu, temuan dari studi ini diharapkan dapat menjadi pedoman bagi para pembuat kebijakan, pemilik bisnis ritel, dan akademisi dalam mengevaluasi tren dan hambatan dalam lanskap ritel Indonesia, terutama terkait perubahan kebiasaan konsumen dan kebangkitan ritel modern.</w:t>
      </w:r>
    </w:p>
    <w:p w14:paraId="202AB9AA" w14:textId="4E8D3326" w:rsidR="00847CAE" w:rsidRPr="001A5185" w:rsidRDefault="00847CAE" w:rsidP="007F3677">
      <w:pPr>
        <w:rPr>
          <w:rFonts w:cs="Times New Roman"/>
          <w:b/>
          <w:bCs/>
          <w:lang w:val="sv-SE"/>
        </w:rPr>
      </w:pPr>
      <w:r w:rsidRPr="001A5185">
        <w:rPr>
          <w:rFonts w:cs="Times New Roman"/>
          <w:b/>
          <w:bCs/>
          <w:lang w:val="sv-SE"/>
        </w:rPr>
        <w:t>TINJAUAN PUSTAKA</w:t>
      </w:r>
    </w:p>
    <w:p w14:paraId="3F4C036C" w14:textId="3EF43BCA" w:rsidR="00865ACC" w:rsidRPr="001A5185" w:rsidRDefault="008E3D3E" w:rsidP="00980A49">
      <w:pPr>
        <w:rPr>
          <w:rFonts w:cs="Times New Roman"/>
          <w:b/>
          <w:bCs/>
          <w:lang w:val="sv-SE"/>
        </w:rPr>
      </w:pPr>
      <w:r w:rsidRPr="001A5185">
        <w:rPr>
          <w:rFonts w:cs="Times New Roman"/>
          <w:b/>
          <w:bCs/>
          <w:lang w:val="sv-SE"/>
        </w:rPr>
        <w:t>Manajemen Mut</w:t>
      </w:r>
      <w:r w:rsidR="00C65E35" w:rsidRPr="001A5185">
        <w:rPr>
          <w:rFonts w:cs="Times New Roman"/>
          <w:b/>
          <w:bCs/>
          <w:lang w:val="sv-SE"/>
        </w:rPr>
        <w:t>u</w:t>
      </w:r>
    </w:p>
    <w:p w14:paraId="01E86F07" w14:textId="3DB86310" w:rsidR="00980A49" w:rsidRDefault="00980A49" w:rsidP="00980A49">
      <w:pPr>
        <w:rPr>
          <w:rFonts w:cs="Times New Roman"/>
          <w:lang w:val="sv-SE"/>
        </w:rPr>
      </w:pPr>
      <w:r w:rsidRPr="001A5185">
        <w:rPr>
          <w:rFonts w:cs="Times New Roman"/>
          <w:lang w:val="sv-SE"/>
        </w:rPr>
        <w:t>Definisi Mutu dan Manajemen Mutu</w:t>
      </w:r>
    </w:p>
    <w:p w14:paraId="6D76F098" w14:textId="2A6BE4CE" w:rsidR="00B97A92" w:rsidRPr="00B97A92" w:rsidRDefault="00B97A92" w:rsidP="00B97A92">
      <w:pPr>
        <w:rPr>
          <w:rFonts w:cs="Times New Roman"/>
          <w:lang w:val="sv-SE"/>
        </w:rPr>
      </w:pPr>
      <w:r w:rsidRPr="00B97A92">
        <w:rPr>
          <w:rFonts w:cs="Times New Roman"/>
          <w:lang w:val="sv-SE"/>
        </w:rPr>
        <w:lastRenderedPageBreak/>
        <w:t>Mutu (kualitas) adalah kemampuan produk atau layanan untuk memenuhi kebutuhan dan harapan pelanggan. Dalam praktik modern, mutu juga dilihat sebagai kemampuan organisasi untuk terus-menerus memperbaiki proses dan menyesuaikan layanan sesuai dengan perubahan harapan pelanggan. Penelitian terbaru menekankan bahwa kualitas merupakan gabungan antara kesesuaian dengan persyaratan dan kecocokan untuk penggunaan, yang diukur melalui pengalaman pelanggan.</w:t>
      </w:r>
      <w:sdt>
        <w:sdtPr>
          <w:rPr>
            <w:rFonts w:cs="Times New Roman"/>
            <w:lang w:val="sv-SE"/>
          </w:rPr>
          <w:id w:val="1104696077"/>
          <w:citation/>
        </w:sdtPr>
        <w:sdtEndPr/>
        <w:sdtContent>
          <w:r>
            <w:rPr>
              <w:rFonts w:cs="Times New Roman"/>
              <w:lang w:val="sv-SE"/>
            </w:rPr>
            <w:fldChar w:fldCharType="begin"/>
          </w:r>
          <w:r w:rsidRPr="009F68A3">
            <w:rPr>
              <w:rFonts w:cs="Times New Roman"/>
              <w:lang w:val="sv-SE"/>
            </w:rPr>
            <w:instrText xml:space="preserve"> CITATION Pac23 \l 1033 </w:instrText>
          </w:r>
          <w:r>
            <w:rPr>
              <w:rFonts w:cs="Times New Roman"/>
              <w:lang w:val="sv-SE"/>
            </w:rPr>
            <w:fldChar w:fldCharType="separate"/>
          </w:r>
          <w:r w:rsidR="001D647D">
            <w:rPr>
              <w:rFonts w:cs="Times New Roman"/>
              <w:noProof/>
              <w:lang w:val="sv-SE"/>
            </w:rPr>
            <w:t xml:space="preserve"> </w:t>
          </w:r>
          <w:r w:rsidR="001D647D" w:rsidRPr="001D647D">
            <w:rPr>
              <w:rFonts w:cs="Times New Roman"/>
              <w:noProof/>
              <w:lang w:val="sv-SE"/>
            </w:rPr>
            <w:t>(Pacheco, Caetano, Bonato, Santos, &amp; Bueno, 2023)</w:t>
          </w:r>
          <w:r>
            <w:rPr>
              <w:rFonts w:cs="Times New Roman"/>
              <w:lang w:val="sv-SE"/>
            </w:rPr>
            <w:fldChar w:fldCharType="end"/>
          </w:r>
        </w:sdtContent>
      </w:sdt>
    </w:p>
    <w:p w14:paraId="2AF5E841" w14:textId="5F520E92" w:rsidR="00B97A92" w:rsidRPr="001A5185" w:rsidRDefault="00B97A92" w:rsidP="00B97A92">
      <w:pPr>
        <w:rPr>
          <w:rFonts w:cs="Times New Roman"/>
          <w:lang w:val="sv-SE"/>
        </w:rPr>
      </w:pPr>
      <w:r w:rsidRPr="00B97A92">
        <w:rPr>
          <w:rFonts w:cs="Times New Roman"/>
          <w:lang w:val="sv-SE"/>
        </w:rPr>
        <w:t>Manajemen mutu adalah pendekatan yang terpadu, yang mengintegrasikan kebijakan, prosedur, dan praktik di seluruh organisasi guna memastikan dan meningkatkan kualitas.</w:t>
      </w:r>
      <w:r w:rsidR="00BE4737">
        <w:rPr>
          <w:rFonts w:cs="Times New Roman"/>
          <w:lang w:val="sv-SE"/>
        </w:rPr>
        <w:t xml:space="preserve"> </w:t>
      </w:r>
      <w:r w:rsidRPr="00B97A92">
        <w:rPr>
          <w:rFonts w:cs="Times New Roman"/>
          <w:lang w:val="sv-SE"/>
        </w:rPr>
        <w:t>Pendekatan modern seperti TQM dan ISO 9001 menekankan prinsip peningkatan terus-menerus, pengambilan keputusan berdasarkan bukti, serta keterlibatan seluruh karyawan sebagai bagian penting dalam menerapkan mutu. Studi dan penerapan TQM dalam industri maupun ritel menunjukkan manfaat yang signifikan dalam meningkatkan efisiensi dan kepuasan pelanggan jika prinsip-prinsip ini diterapkan secara konsisten.</w:t>
      </w:r>
      <w:r w:rsidR="00BE4737">
        <w:rPr>
          <w:rFonts w:cs="Times New Roman"/>
          <w:lang w:val="sv-SE"/>
        </w:rPr>
        <w:t xml:space="preserve"> </w:t>
      </w:r>
      <w:sdt>
        <w:sdtPr>
          <w:rPr>
            <w:rFonts w:cs="Times New Roman"/>
            <w:lang w:val="sv-SE"/>
          </w:rPr>
          <w:id w:val="1273055795"/>
          <w:citation/>
        </w:sdtPr>
        <w:sdtEndPr/>
        <w:sdtContent>
          <w:r w:rsidR="00BE4737">
            <w:rPr>
              <w:rFonts w:cs="Times New Roman"/>
              <w:lang w:val="sv-SE"/>
            </w:rPr>
            <w:fldChar w:fldCharType="begin"/>
          </w:r>
          <w:r w:rsidR="00BE4737" w:rsidRPr="009F68A3">
            <w:rPr>
              <w:rFonts w:cs="Times New Roman"/>
              <w:lang w:val="sv-SE"/>
            </w:rPr>
            <w:instrText xml:space="preserve"> CITATION Hen23 \l 1033 </w:instrText>
          </w:r>
          <w:r w:rsidR="00BE4737">
            <w:rPr>
              <w:rFonts w:cs="Times New Roman"/>
              <w:lang w:val="sv-SE"/>
            </w:rPr>
            <w:fldChar w:fldCharType="separate"/>
          </w:r>
          <w:r w:rsidR="001D647D" w:rsidRPr="001D647D">
            <w:rPr>
              <w:rFonts w:cs="Times New Roman"/>
              <w:noProof/>
              <w:lang w:val="sv-SE"/>
            </w:rPr>
            <w:t>(Hendarto, Haanurat, &amp; Dhakal, 2023)</w:t>
          </w:r>
          <w:r w:rsidR="00BE4737">
            <w:rPr>
              <w:rFonts w:cs="Times New Roman"/>
              <w:lang w:val="sv-SE"/>
            </w:rPr>
            <w:fldChar w:fldCharType="end"/>
          </w:r>
        </w:sdtContent>
      </w:sdt>
    </w:p>
    <w:p w14:paraId="5DBDB609" w14:textId="6EE90F02" w:rsidR="008C2169" w:rsidRPr="001A5185" w:rsidRDefault="008C2169" w:rsidP="008C2169">
      <w:pPr>
        <w:rPr>
          <w:rFonts w:cs="Times New Roman"/>
          <w:lang w:val="sv-SE"/>
        </w:rPr>
      </w:pPr>
      <w:r w:rsidRPr="001A5185">
        <w:rPr>
          <w:rFonts w:cs="Times New Roman"/>
          <w:lang w:val="sv-SE"/>
        </w:rPr>
        <w:t>Prinsip-Prinsip Dasar Manajemen Mutu</w:t>
      </w:r>
    </w:p>
    <w:p w14:paraId="00C6B233" w14:textId="79D750DB" w:rsidR="008C2169" w:rsidRPr="008C2169" w:rsidRDefault="008C2169" w:rsidP="008C2169">
      <w:pPr>
        <w:rPr>
          <w:rFonts w:cs="Times New Roman"/>
        </w:rPr>
      </w:pPr>
      <w:r w:rsidRPr="001A5185">
        <w:rPr>
          <w:rFonts w:cs="Times New Roman"/>
          <w:lang w:val="sv-SE"/>
        </w:rPr>
        <w:t xml:space="preserve">Kerangka kerja manajemen mutu modern, yang sering kali diadopsi dari standar internasional seperti ISO 9001, dibangun di atas beberapa prinsip fundamental. Prinsip-prinsip ini menjadi panduan bagi organisasi untuk mencapai kinerja yang unggul. </w:t>
      </w:r>
      <w:r w:rsidRPr="008C2169">
        <w:rPr>
          <w:rFonts w:cs="Times New Roman"/>
        </w:rPr>
        <w:t xml:space="preserve">Beberapa </w:t>
      </w:r>
      <w:proofErr w:type="spellStart"/>
      <w:r w:rsidRPr="008C2169">
        <w:rPr>
          <w:rFonts w:cs="Times New Roman"/>
        </w:rPr>
        <w:t>prinsip</w:t>
      </w:r>
      <w:proofErr w:type="spellEnd"/>
      <w:r w:rsidRPr="008C2169">
        <w:rPr>
          <w:rFonts w:cs="Times New Roman"/>
        </w:rPr>
        <w:t xml:space="preserve"> </w:t>
      </w:r>
      <w:proofErr w:type="spellStart"/>
      <w:r w:rsidRPr="008C2169">
        <w:rPr>
          <w:rFonts w:cs="Times New Roman"/>
        </w:rPr>
        <w:t>utamanya</w:t>
      </w:r>
      <w:proofErr w:type="spellEnd"/>
      <w:r w:rsidRPr="008C2169">
        <w:rPr>
          <w:rFonts w:cs="Times New Roman"/>
        </w:rPr>
        <w:t xml:space="preserve"> adalah </w:t>
      </w:r>
      <w:proofErr w:type="spellStart"/>
      <w:r w:rsidRPr="008C2169">
        <w:rPr>
          <w:rFonts w:cs="Times New Roman"/>
        </w:rPr>
        <w:t>sebagai</w:t>
      </w:r>
      <w:proofErr w:type="spellEnd"/>
      <w:r w:rsidRPr="008C2169">
        <w:rPr>
          <w:rFonts w:cs="Times New Roman"/>
        </w:rPr>
        <w:t xml:space="preserve"> </w:t>
      </w:r>
      <w:proofErr w:type="spellStart"/>
      <w:r w:rsidRPr="008C2169">
        <w:rPr>
          <w:rFonts w:cs="Times New Roman"/>
        </w:rPr>
        <w:t>berikut</w:t>
      </w:r>
      <w:proofErr w:type="spellEnd"/>
      <w:r w:rsidRPr="008C2169">
        <w:rPr>
          <w:rFonts w:cs="Times New Roman"/>
        </w:rPr>
        <w:t>:</w:t>
      </w:r>
    </w:p>
    <w:p w14:paraId="0F37F135" w14:textId="53DF007B" w:rsidR="008C2169" w:rsidRPr="001A5185" w:rsidRDefault="008C2169" w:rsidP="007B7632">
      <w:pPr>
        <w:pStyle w:val="ListParagraph"/>
        <w:numPr>
          <w:ilvl w:val="0"/>
          <w:numId w:val="5"/>
        </w:numPr>
        <w:rPr>
          <w:rFonts w:cs="Times New Roman"/>
          <w:lang w:val="sv-SE"/>
        </w:rPr>
      </w:pPr>
      <w:r w:rsidRPr="001A5185">
        <w:rPr>
          <w:rFonts w:cs="Times New Roman"/>
          <w:lang w:val="sv-SE"/>
        </w:rPr>
        <w:t xml:space="preserve">Fokus pada Pelanggan (Customer Focus): Organisasi sangat bergantung pada pelanggannya. Oleh karena itu, memahami kebutuhan pelanggan saat ini dan di masa depan, memenuhi persyaratan mereka, dan berusaha melampaui ekspektasi mereka adalah prinsip utama </w:t>
      </w:r>
      <w:sdt>
        <w:sdtPr>
          <w:rPr>
            <w:rFonts w:cs="Times New Roman"/>
          </w:rPr>
          <w:id w:val="-1988236885"/>
          <w:citation/>
        </w:sdtPr>
        <w:sdtEndPr/>
        <w:sdtContent>
          <w:r w:rsidR="007B7632">
            <w:rPr>
              <w:rFonts w:cs="Times New Roman"/>
            </w:rPr>
            <w:fldChar w:fldCharType="begin"/>
          </w:r>
          <w:r w:rsidR="007B7632" w:rsidRPr="001A5185">
            <w:rPr>
              <w:rFonts w:cs="Times New Roman"/>
              <w:lang w:val="sv-SE"/>
            </w:rPr>
            <w:instrText xml:space="preserve"> CITATION Tji20 \l 1033 </w:instrText>
          </w:r>
          <w:r w:rsidR="007B7632">
            <w:rPr>
              <w:rFonts w:cs="Times New Roman"/>
            </w:rPr>
            <w:fldChar w:fldCharType="separate"/>
          </w:r>
          <w:r w:rsidR="001D647D" w:rsidRPr="001D647D">
            <w:rPr>
              <w:rFonts w:cs="Times New Roman"/>
              <w:noProof/>
              <w:lang w:val="sv-SE"/>
            </w:rPr>
            <w:t>(Tjiptono &amp; Diana, 2020)</w:t>
          </w:r>
          <w:r w:rsidR="007B7632">
            <w:rPr>
              <w:rFonts w:cs="Times New Roman"/>
            </w:rPr>
            <w:fldChar w:fldCharType="end"/>
          </w:r>
        </w:sdtContent>
      </w:sdt>
      <w:r w:rsidRPr="001A5185">
        <w:rPr>
          <w:rFonts w:cs="Times New Roman"/>
          <w:lang w:val="sv-SE"/>
        </w:rPr>
        <w:t>.</w:t>
      </w:r>
    </w:p>
    <w:p w14:paraId="11DC58F8" w14:textId="17015274" w:rsidR="008C2169" w:rsidRPr="001A5185" w:rsidRDefault="008C2169" w:rsidP="007B7632">
      <w:pPr>
        <w:pStyle w:val="ListParagraph"/>
        <w:numPr>
          <w:ilvl w:val="0"/>
          <w:numId w:val="5"/>
        </w:numPr>
        <w:rPr>
          <w:rFonts w:cs="Times New Roman"/>
          <w:lang w:val="sv-SE"/>
        </w:rPr>
      </w:pPr>
      <w:r w:rsidRPr="001A5185">
        <w:rPr>
          <w:rFonts w:cs="Times New Roman"/>
          <w:lang w:val="sv-SE"/>
        </w:rPr>
        <w:t>Kepemimpinan (Leadership): Pemimpin di semua tingkatan harus menciptakan kesatuan tujuan dan arah organisasi. Mereka harus menciptakan dan memelihara lingkungan internal di mana setiap individu dapat terlibat penuh dalam pencapaian tujuan organisasi.</w:t>
      </w:r>
    </w:p>
    <w:p w14:paraId="3FDE7E80" w14:textId="28C4E709" w:rsidR="008C2169" w:rsidRPr="001A5185" w:rsidRDefault="008C2169" w:rsidP="007B7632">
      <w:pPr>
        <w:pStyle w:val="ListParagraph"/>
        <w:numPr>
          <w:ilvl w:val="0"/>
          <w:numId w:val="5"/>
        </w:numPr>
        <w:rPr>
          <w:rFonts w:cs="Times New Roman"/>
          <w:lang w:val="sv-SE"/>
        </w:rPr>
      </w:pPr>
      <w:r w:rsidRPr="001A5185">
        <w:rPr>
          <w:rFonts w:cs="Times New Roman"/>
          <w:lang w:val="sv-SE"/>
        </w:rPr>
        <w:t>Keterlibatan Karyawan (Involvement of People): Karyawan di semua tingkatan adalah esensi dari sebuah organisasi. Keterlibatan penuh mereka memungkinkan kemampuan mereka digunakan untuk memberikan manfaat maksimal bagi organisasi dan pelanggan.</w:t>
      </w:r>
    </w:p>
    <w:p w14:paraId="774B4782" w14:textId="13F08A5E" w:rsidR="008C2169" w:rsidRPr="00C43726" w:rsidRDefault="008C2169" w:rsidP="007B7632">
      <w:pPr>
        <w:pStyle w:val="ListParagraph"/>
        <w:numPr>
          <w:ilvl w:val="0"/>
          <w:numId w:val="5"/>
        </w:numPr>
        <w:rPr>
          <w:rFonts w:cs="Times New Roman"/>
          <w:lang w:val="sv-SE"/>
        </w:rPr>
      </w:pPr>
      <w:r w:rsidRPr="00C43726">
        <w:rPr>
          <w:rFonts w:cs="Times New Roman"/>
          <w:lang w:val="sv-SE"/>
        </w:rPr>
        <w:t>Pengambilan Keputusan Berbasis Bukti (Evidence-based Decision Making): Keputusan yang efektif didasarkan pada analisis data dan informasi yang akurat. Pendekatan ini membantu mengurangi subjektivitas dan meningkatkan objektivitas dalam pengambilan keputusan strategis.</w:t>
      </w:r>
    </w:p>
    <w:p w14:paraId="001BEB6B" w14:textId="0DF8E9D4" w:rsidR="008C2169" w:rsidRPr="001A5185" w:rsidRDefault="008C2169" w:rsidP="007B7632">
      <w:pPr>
        <w:pStyle w:val="ListParagraph"/>
        <w:numPr>
          <w:ilvl w:val="0"/>
          <w:numId w:val="5"/>
        </w:numPr>
        <w:rPr>
          <w:rFonts w:cs="Times New Roman"/>
          <w:lang w:val="sv-SE"/>
        </w:rPr>
      </w:pPr>
      <w:r w:rsidRPr="001A5185">
        <w:rPr>
          <w:rFonts w:cs="Times New Roman"/>
          <w:lang w:val="sv-SE"/>
        </w:rPr>
        <w:t>Manajemen Hubungan (Relationship Management): Organisasi perlu mengelola hubungannya dengan pihak-pihak berkepentingan yang relevan, seperti pemasok. Hubungan yang saling menguntungkan akan meningkatkan kemampuan kedua belah pihak untuk menciptakan nilai.</w:t>
      </w:r>
    </w:p>
    <w:p w14:paraId="3DC36F31" w14:textId="767A59CC" w:rsidR="008C2169" w:rsidRPr="001A5185" w:rsidRDefault="008C2169" w:rsidP="008C2169">
      <w:pPr>
        <w:rPr>
          <w:rFonts w:cs="Times New Roman"/>
          <w:lang w:val="sv-SE"/>
        </w:rPr>
      </w:pPr>
      <w:r w:rsidRPr="001A5185">
        <w:rPr>
          <w:rFonts w:cs="Times New Roman"/>
          <w:lang w:val="sv-SE"/>
        </w:rPr>
        <w:t>Manfaat Penerapan Manajemen Mutu</w:t>
      </w:r>
    </w:p>
    <w:p w14:paraId="4245A36B" w14:textId="0BCFF1B9" w:rsidR="005657BD" w:rsidRPr="001A5185" w:rsidRDefault="008C2169" w:rsidP="008C2169">
      <w:pPr>
        <w:rPr>
          <w:rFonts w:cs="Times New Roman"/>
          <w:lang w:val="sv-SE"/>
        </w:rPr>
      </w:pPr>
      <w:r w:rsidRPr="001A5185">
        <w:rPr>
          <w:rFonts w:cs="Times New Roman"/>
          <w:lang w:val="sv-SE"/>
        </w:rPr>
        <w:lastRenderedPageBreak/>
        <w:t xml:space="preserve">Implementasi manajemen mutu yang efektif memberikan berbagai manfaat strategis bagi organisasi. Manfaat tersebut tidak hanya dirasakan secara internal, tetapi juga berdampak pada posisi kompetitif di pasar. Manfaat utamanya meliputi peningkatan kepuasan dan loyalitas pelanggan, penurunan biaya operasional melalui pengurangan pemborosan dan pengerjaan ulang (rework), peningkatan efisiensi dan produktivitas, serta peningkatan citra dan reputasi perusahaan </w:t>
      </w:r>
      <w:sdt>
        <w:sdtPr>
          <w:rPr>
            <w:rFonts w:cs="Times New Roman"/>
          </w:rPr>
          <w:id w:val="-473375192"/>
          <w:citation/>
        </w:sdtPr>
        <w:sdtEndPr/>
        <w:sdtContent>
          <w:r w:rsidR="000467A4">
            <w:rPr>
              <w:rFonts w:cs="Times New Roman"/>
            </w:rPr>
            <w:fldChar w:fldCharType="begin"/>
          </w:r>
          <w:r w:rsidR="000467A4" w:rsidRPr="001A5185">
            <w:rPr>
              <w:rFonts w:cs="Times New Roman"/>
              <w:lang w:val="sv-SE"/>
            </w:rPr>
            <w:instrText xml:space="preserve"> CITATION Tji20 \l 1033 </w:instrText>
          </w:r>
          <w:r w:rsidR="000467A4">
            <w:rPr>
              <w:rFonts w:cs="Times New Roman"/>
            </w:rPr>
            <w:fldChar w:fldCharType="separate"/>
          </w:r>
          <w:r w:rsidR="001D647D" w:rsidRPr="001D647D">
            <w:rPr>
              <w:rFonts w:cs="Times New Roman"/>
              <w:noProof/>
              <w:lang w:val="sv-SE"/>
            </w:rPr>
            <w:t>(Tjiptono &amp; Diana, 2020)</w:t>
          </w:r>
          <w:r w:rsidR="000467A4">
            <w:rPr>
              <w:rFonts w:cs="Times New Roman"/>
            </w:rPr>
            <w:fldChar w:fldCharType="end"/>
          </w:r>
        </w:sdtContent>
      </w:sdt>
      <w:r w:rsidRPr="001A5185">
        <w:rPr>
          <w:rFonts w:cs="Times New Roman"/>
          <w:lang w:val="sv-SE"/>
        </w:rPr>
        <w:t>. Pada akhirnya, manajemen mutu menjadi fondasi untuk mencapai keunggulan kompetitif yang berkelanjutan.</w:t>
      </w:r>
    </w:p>
    <w:p w14:paraId="0F190025" w14:textId="497852C7" w:rsidR="008E3D3E" w:rsidRDefault="008E3D3E" w:rsidP="00980A49">
      <w:pPr>
        <w:rPr>
          <w:rFonts w:cs="Times New Roman"/>
          <w:b/>
          <w:bCs/>
          <w:lang w:val="sv-SE"/>
        </w:rPr>
      </w:pPr>
      <w:r w:rsidRPr="001A5185">
        <w:rPr>
          <w:rFonts w:cs="Times New Roman"/>
          <w:b/>
          <w:bCs/>
          <w:lang w:val="sv-SE"/>
        </w:rPr>
        <w:t>Strategi Penetapan Harga</w:t>
      </w:r>
    </w:p>
    <w:p w14:paraId="11CA3F8A" w14:textId="537C5A5F" w:rsidR="009314D3" w:rsidRPr="009314D3" w:rsidRDefault="009314D3" w:rsidP="00980A49">
      <w:pPr>
        <w:rPr>
          <w:rFonts w:cs="Times New Roman"/>
          <w:lang w:val="sv-SE"/>
        </w:rPr>
      </w:pPr>
      <w:r w:rsidRPr="009F68A3">
        <w:rPr>
          <w:lang w:val="sv-SE"/>
        </w:rPr>
        <w:t>Konsep dan Peran Harga</w:t>
      </w:r>
    </w:p>
    <w:p w14:paraId="50C09E7A" w14:textId="67837DF0" w:rsidR="00157346" w:rsidRDefault="00157346" w:rsidP="00980A49">
      <w:pPr>
        <w:rPr>
          <w:rFonts w:cs="Times New Roman"/>
          <w:lang w:val="sv-SE"/>
        </w:rPr>
      </w:pPr>
      <w:r w:rsidRPr="00157346">
        <w:rPr>
          <w:rFonts w:cs="Times New Roman"/>
          <w:lang w:val="sv-SE"/>
        </w:rPr>
        <w:t>Strategi penetapan harga adalah keputusan yang penting baik secara taktis maupun strategis, yang menentukan bagaimana produk atau jasa dilihat oleh konsumen di pasar. Harga memengaruhi bagaimana orang mengenali nilai produk, jumlah penjualan, serta keuntungan yang didapat. Namun, bagaimana strategi harga itu berhasil sangat tergantung pada berbagai faktor seperti apakah penjualan dilakukan secara online atau offline, posisi merek dalam pikiran publik, serta bagaimana kualitas produk dianggap oleh konsumen. Penelitian terbaru menekankan pentingnya menggabungkan strategi harga dengan cara mengelola kualitas produk agar bisa bersaing dalam jangka waktu yang lama.</w:t>
      </w:r>
      <w:sdt>
        <w:sdtPr>
          <w:rPr>
            <w:rFonts w:cs="Times New Roman"/>
            <w:lang w:val="sv-SE"/>
          </w:rPr>
          <w:id w:val="695970208"/>
          <w:citation/>
        </w:sdtPr>
        <w:sdtEndPr/>
        <w:sdtContent>
          <w:r>
            <w:rPr>
              <w:rFonts w:cs="Times New Roman"/>
              <w:lang w:val="sv-SE"/>
            </w:rPr>
            <w:fldChar w:fldCharType="begin"/>
          </w:r>
          <w:r w:rsidRPr="009F68A3">
            <w:rPr>
              <w:rFonts w:cs="Times New Roman"/>
              <w:lang w:val="sv-SE"/>
            </w:rPr>
            <w:instrText xml:space="preserve"> CITATION Kop23 \l 1033 </w:instrText>
          </w:r>
          <w:r>
            <w:rPr>
              <w:rFonts w:cs="Times New Roman"/>
              <w:lang w:val="sv-SE"/>
            </w:rPr>
            <w:fldChar w:fldCharType="separate"/>
          </w:r>
          <w:r w:rsidR="001D647D">
            <w:rPr>
              <w:rFonts w:cs="Times New Roman"/>
              <w:noProof/>
              <w:lang w:val="sv-SE"/>
            </w:rPr>
            <w:t xml:space="preserve"> </w:t>
          </w:r>
          <w:r w:rsidR="001D647D" w:rsidRPr="001D647D">
            <w:rPr>
              <w:rFonts w:cs="Times New Roman"/>
              <w:noProof/>
              <w:lang w:val="sv-SE"/>
            </w:rPr>
            <w:t>(Kopalle, Pawels, Akella, &amp; Gangwar, 2023)</w:t>
          </w:r>
          <w:r>
            <w:rPr>
              <w:rFonts w:cs="Times New Roman"/>
              <w:lang w:val="sv-SE"/>
            </w:rPr>
            <w:fldChar w:fldCharType="end"/>
          </w:r>
        </w:sdtContent>
      </w:sdt>
    </w:p>
    <w:p w14:paraId="4F552608" w14:textId="3A281848" w:rsidR="009314D3" w:rsidRPr="009F68A3" w:rsidRDefault="009314D3" w:rsidP="009314D3">
      <w:pPr>
        <w:pStyle w:val="ListParagraph"/>
        <w:numPr>
          <w:ilvl w:val="0"/>
          <w:numId w:val="12"/>
        </w:numPr>
        <w:rPr>
          <w:rFonts w:cs="Times New Roman"/>
          <w:lang w:val="en-ID"/>
        </w:rPr>
      </w:pPr>
      <w:r>
        <w:t>Cost-Based Pricing (</w:t>
      </w:r>
      <w:proofErr w:type="spellStart"/>
      <w:r>
        <w:t>Penetapan</w:t>
      </w:r>
      <w:proofErr w:type="spellEnd"/>
      <w:r>
        <w:t xml:space="preserve"> Harga Berdasarkan Biaya)</w:t>
      </w:r>
    </w:p>
    <w:p w14:paraId="301AB3C4" w14:textId="77777777" w:rsidR="004C01A7" w:rsidRDefault="004C01A7" w:rsidP="004C01A7">
      <w:pPr>
        <w:pStyle w:val="ListParagraph"/>
        <w:ind w:left="360"/>
        <w:rPr>
          <w:rFonts w:cs="Times New Roman"/>
          <w:lang w:val="sv-SE"/>
        </w:rPr>
      </w:pPr>
      <w:r w:rsidRPr="004C01A7">
        <w:rPr>
          <w:rFonts w:cs="Times New Roman"/>
          <w:lang w:val="sv-SE"/>
        </w:rPr>
        <w:t>Harga berbasis biaya adalah metode yang paling tradisional dan mudah digunakan. Metode ini menentukan harga dengan menghitung semua biaya yang diperlukan untuk memproduksi dan mendistribusikan barang, lalu menambahkan margin keuntungan yang diinginkan.</w:t>
      </w:r>
      <w:r>
        <w:rPr>
          <w:rFonts w:cs="Times New Roman"/>
          <w:lang w:val="sv-SE"/>
        </w:rPr>
        <w:t xml:space="preserve"> </w:t>
      </w:r>
      <w:r w:rsidRPr="004C01A7">
        <w:rPr>
          <w:rFonts w:cs="Times New Roman"/>
          <w:lang w:val="sv-SE"/>
        </w:rPr>
        <w:t>Cara ini sering digunakan oleh toko-toko kecil dan usaha mikro karena tidak memerlukan analisis pasar yang rumit.</w:t>
      </w:r>
    </w:p>
    <w:p w14:paraId="5585D76C" w14:textId="77777777" w:rsidR="004C01A7" w:rsidRDefault="004C01A7" w:rsidP="004C01A7">
      <w:pPr>
        <w:pStyle w:val="ListParagraph"/>
        <w:ind w:left="360"/>
        <w:rPr>
          <w:rFonts w:cs="Times New Roman"/>
          <w:lang w:val="sv-SE"/>
        </w:rPr>
      </w:pPr>
      <w:r w:rsidRPr="004C01A7">
        <w:rPr>
          <w:rFonts w:cs="Times New Roman"/>
          <w:lang w:val="sv-SE"/>
        </w:rPr>
        <w:t>Meski demikian, metode ini memiliki kekurangan karena tidak memperhitungkan nilai yang dirasakan oleh pelanggan dan kondisi persaingan di pasar.Jika pesaing bisa memberikan nilai yang lebih baik dengan harga yang sama, pelanggan mungkin beralih ke merek lain.</w:t>
      </w:r>
      <w:r>
        <w:rPr>
          <w:rFonts w:cs="Times New Roman"/>
          <w:lang w:val="sv-SE"/>
        </w:rPr>
        <w:t xml:space="preserve"> </w:t>
      </w:r>
    </w:p>
    <w:p w14:paraId="594AC5C1" w14:textId="407FB405" w:rsidR="009314D3" w:rsidRPr="004C01A7" w:rsidRDefault="00EF2E4D" w:rsidP="004C01A7">
      <w:pPr>
        <w:pStyle w:val="ListParagraph"/>
        <w:ind w:left="360"/>
        <w:rPr>
          <w:rFonts w:cs="Times New Roman"/>
          <w:lang w:val="sv-SE"/>
        </w:rPr>
      </w:pPr>
      <w:sdt>
        <w:sdtPr>
          <w:rPr>
            <w:rFonts w:cs="Times New Roman"/>
            <w:lang w:val="sv-SE"/>
          </w:rPr>
          <w:id w:val="-1321494542"/>
          <w:citation/>
        </w:sdtPr>
        <w:sdtEndPr/>
        <w:sdtContent>
          <w:r w:rsidR="004C01A7">
            <w:rPr>
              <w:rFonts w:cs="Times New Roman"/>
              <w:lang w:val="sv-SE"/>
            </w:rPr>
            <w:fldChar w:fldCharType="begin"/>
          </w:r>
          <w:r w:rsidR="004C01A7" w:rsidRPr="009F68A3">
            <w:rPr>
              <w:rFonts w:cs="Times New Roman"/>
              <w:lang w:val="sv-SE"/>
            </w:rPr>
            <w:instrText xml:space="preserve"> CITATION Elr24 \l 1033 </w:instrText>
          </w:r>
          <w:r w:rsidR="004C01A7">
            <w:rPr>
              <w:rFonts w:cs="Times New Roman"/>
              <w:lang w:val="sv-SE"/>
            </w:rPr>
            <w:fldChar w:fldCharType="separate"/>
          </w:r>
          <w:r w:rsidR="001D647D" w:rsidRPr="001D647D">
            <w:rPr>
              <w:rFonts w:cs="Times New Roman"/>
              <w:noProof/>
              <w:lang w:val="sv-SE"/>
            </w:rPr>
            <w:t>(Elrod, 2024)</w:t>
          </w:r>
          <w:r w:rsidR="004C01A7">
            <w:rPr>
              <w:rFonts w:cs="Times New Roman"/>
              <w:lang w:val="sv-SE"/>
            </w:rPr>
            <w:fldChar w:fldCharType="end"/>
          </w:r>
        </w:sdtContent>
      </w:sdt>
      <w:r w:rsidR="004C01A7">
        <w:rPr>
          <w:rFonts w:cs="Times New Roman"/>
          <w:lang w:val="sv-SE"/>
        </w:rPr>
        <w:t xml:space="preserve"> </w:t>
      </w:r>
      <w:r w:rsidR="004C01A7" w:rsidRPr="004C01A7">
        <w:rPr>
          <w:rFonts w:cs="Times New Roman"/>
          <w:lang w:val="sv-SE"/>
        </w:rPr>
        <w:t>menyatakan bahwa harga berbasis biaya efektif dalam menjaga stabilitas margin laba usaha kecil, tetapi perlu didukung dengan pemahaman tentang persepsi pelanggan terhadap nilai produk.</w:t>
      </w:r>
    </w:p>
    <w:p w14:paraId="1819E0E4" w14:textId="7029ECF2" w:rsidR="009314D3" w:rsidRPr="004C01A7" w:rsidRDefault="009314D3" w:rsidP="009314D3">
      <w:pPr>
        <w:pStyle w:val="ListParagraph"/>
        <w:numPr>
          <w:ilvl w:val="0"/>
          <w:numId w:val="12"/>
        </w:numPr>
        <w:rPr>
          <w:rFonts w:cs="Times New Roman"/>
          <w:lang w:val="sv-SE"/>
        </w:rPr>
      </w:pPr>
      <w:r>
        <w:t xml:space="preserve">Value-Based Pricing (Harga Berdasarkan Nilai yang </w:t>
      </w:r>
      <w:proofErr w:type="spellStart"/>
      <w:r>
        <w:t>Dirasakan</w:t>
      </w:r>
      <w:proofErr w:type="spellEnd"/>
      <w:r>
        <w:t>)</w:t>
      </w:r>
    </w:p>
    <w:p w14:paraId="7821BFC6" w14:textId="77777777" w:rsidR="00D25FD1" w:rsidRDefault="004C01A7" w:rsidP="004C01A7">
      <w:pPr>
        <w:pStyle w:val="ListParagraph"/>
        <w:ind w:left="360"/>
        <w:rPr>
          <w:rFonts w:cs="Times New Roman"/>
          <w:lang w:val="sv-SE"/>
        </w:rPr>
      </w:pPr>
      <w:r w:rsidRPr="004C01A7">
        <w:rPr>
          <w:rFonts w:cs="Times New Roman"/>
          <w:lang w:val="sv-SE"/>
        </w:rPr>
        <w:t xml:space="preserve">Strategi ini menekankan pada nilai yang dirasakan oleh pelanggan, bukan hanya harga atau biaya yang dibayarkan oleh pesaing. Pendekatan ini digunakan oleh toko modern yang memperhatikan kualitas pelayanan, pengalaman berbelanja, dan kekuatan merek. Contohnya, toko ritel seperti Guardian atau Hypermart menjual barang dengan harga lebih mahal dibanding toko tradisional, karena pelanggan merasa nyaman dan puas dengan lingkungan toko yang bersih dan nyaman. </w:t>
      </w:r>
    </w:p>
    <w:p w14:paraId="50D6F89E" w14:textId="4EFA6818" w:rsidR="004C01A7" w:rsidRPr="009314D3" w:rsidRDefault="004C01A7" w:rsidP="004C01A7">
      <w:pPr>
        <w:pStyle w:val="ListParagraph"/>
        <w:ind w:left="360"/>
        <w:rPr>
          <w:rFonts w:cs="Times New Roman"/>
          <w:lang w:val="sv-SE"/>
        </w:rPr>
      </w:pPr>
      <w:r w:rsidRPr="004C01A7">
        <w:rPr>
          <w:rFonts w:cs="Times New Roman"/>
          <w:lang w:val="sv-SE"/>
        </w:rPr>
        <w:t xml:space="preserve">Menurut </w:t>
      </w:r>
      <w:sdt>
        <w:sdtPr>
          <w:rPr>
            <w:rFonts w:cs="Times New Roman"/>
            <w:lang w:val="sv-SE"/>
          </w:rPr>
          <w:id w:val="1176152906"/>
          <w:citation/>
        </w:sdtPr>
        <w:sdtEndPr/>
        <w:sdtContent>
          <w:r w:rsidR="00D25FD1">
            <w:rPr>
              <w:rFonts w:cs="Times New Roman"/>
              <w:lang w:val="sv-SE"/>
            </w:rPr>
            <w:fldChar w:fldCharType="begin"/>
          </w:r>
          <w:r w:rsidR="00D25FD1" w:rsidRPr="009F68A3">
            <w:rPr>
              <w:rFonts w:cs="Times New Roman"/>
              <w:lang w:val="sv-SE"/>
            </w:rPr>
            <w:instrText xml:space="preserve"> CITATION Kop23 \l 1033 </w:instrText>
          </w:r>
          <w:r w:rsidR="00D25FD1">
            <w:rPr>
              <w:rFonts w:cs="Times New Roman"/>
              <w:lang w:val="sv-SE"/>
            </w:rPr>
            <w:fldChar w:fldCharType="separate"/>
          </w:r>
          <w:r w:rsidR="001D647D" w:rsidRPr="001D647D">
            <w:rPr>
              <w:rFonts w:cs="Times New Roman"/>
              <w:noProof/>
              <w:lang w:val="sv-SE"/>
            </w:rPr>
            <w:t>(Kopalle, Pawels, Akella, &amp; Gangwar, 2023)</w:t>
          </w:r>
          <w:r w:rsidR="00D25FD1">
            <w:rPr>
              <w:rFonts w:cs="Times New Roman"/>
              <w:lang w:val="sv-SE"/>
            </w:rPr>
            <w:fldChar w:fldCharType="end"/>
          </w:r>
        </w:sdtContent>
      </w:sdt>
      <w:r w:rsidR="00D25FD1">
        <w:rPr>
          <w:rFonts w:cs="Times New Roman"/>
          <w:lang w:val="sv-SE"/>
        </w:rPr>
        <w:t xml:space="preserve">, </w:t>
      </w:r>
      <w:r w:rsidRPr="004C01A7">
        <w:rPr>
          <w:rFonts w:cs="Times New Roman"/>
          <w:lang w:val="sv-SE"/>
        </w:rPr>
        <w:t>konsumen bersedia membayar lebih mahal jika kualitas produk, pelayanan, dan pengalaman yang diberikan sesuai atau bahkan lebih baik dari apa yang mereka harapkan.</w:t>
      </w:r>
    </w:p>
    <w:p w14:paraId="039407E2" w14:textId="75A770D1" w:rsidR="009314D3" w:rsidRPr="00D25FD1" w:rsidRDefault="009314D3" w:rsidP="009314D3">
      <w:pPr>
        <w:pStyle w:val="ListParagraph"/>
        <w:numPr>
          <w:ilvl w:val="0"/>
          <w:numId w:val="12"/>
        </w:numPr>
        <w:rPr>
          <w:rFonts w:cs="Times New Roman"/>
          <w:lang w:val="sv-SE"/>
        </w:rPr>
      </w:pPr>
      <w:r>
        <w:lastRenderedPageBreak/>
        <w:t xml:space="preserve">Competition-Based Pricing (Harga Berdasarkan </w:t>
      </w:r>
      <w:proofErr w:type="spellStart"/>
      <w:r>
        <w:t>Persaingan</w:t>
      </w:r>
      <w:proofErr w:type="spellEnd"/>
      <w:r>
        <w:t>)</w:t>
      </w:r>
    </w:p>
    <w:p w14:paraId="42D2A043" w14:textId="0ADEF06A" w:rsidR="00D25FD1" w:rsidRPr="00D25FD1" w:rsidRDefault="00D25FD1" w:rsidP="00D25FD1">
      <w:pPr>
        <w:pStyle w:val="ListParagraph"/>
        <w:ind w:left="360"/>
        <w:rPr>
          <w:rFonts w:cs="Times New Roman"/>
          <w:lang w:val="sv-SE"/>
        </w:rPr>
      </w:pPr>
      <w:r w:rsidRPr="00D25FD1">
        <w:rPr>
          <w:rFonts w:cs="Times New Roman"/>
          <w:lang w:val="sv-SE"/>
        </w:rPr>
        <w:t>Strategi ini menyesuaikan harga dengan harga yang ditetapkan oleh pesaing utama. Biasanya digunakan di pasar yang memiliki banyak pesaing, seperti produk kebutuhan harian dan barang rumah tangga. Toko modern seperti Alfamart dan Indomaret menggunakan metode price matching untuk menjaga kesan bahwa harga mereka paling terjangkau. Strategi ini bisa membantu mempertahankan pangsa pasar, tetapi jika tidak disertai dengan perbedaan kualitas produk, bisa menyebabkan persaingan harga yang mengurangi keuntungan.</w:t>
      </w:r>
    </w:p>
    <w:p w14:paraId="09F1B1CB" w14:textId="4E816E2C" w:rsidR="009314D3" w:rsidRPr="00D25FD1" w:rsidRDefault="009314D3" w:rsidP="009314D3">
      <w:pPr>
        <w:pStyle w:val="ListParagraph"/>
        <w:numPr>
          <w:ilvl w:val="0"/>
          <w:numId w:val="12"/>
        </w:numPr>
        <w:rPr>
          <w:rStyle w:val="Strong"/>
          <w:rFonts w:cs="Times New Roman"/>
          <w:b w:val="0"/>
          <w:bCs w:val="0"/>
          <w:lang w:val="sv-SE"/>
        </w:rPr>
      </w:pPr>
      <w:r w:rsidRPr="009F68A3">
        <w:rPr>
          <w:rStyle w:val="Strong"/>
          <w:b w:val="0"/>
          <w:bCs w:val="0"/>
          <w:lang w:val="sv-SE"/>
        </w:rPr>
        <w:t>Discount dan Bundling Pricing (Diskon dan Paket Harga)</w:t>
      </w:r>
    </w:p>
    <w:p w14:paraId="40E19237" w14:textId="77777777" w:rsidR="00D25FD1" w:rsidRDefault="00D25FD1" w:rsidP="00D25FD1">
      <w:pPr>
        <w:pStyle w:val="ListParagraph"/>
        <w:ind w:left="360"/>
        <w:rPr>
          <w:rFonts w:cs="Times New Roman"/>
          <w:lang w:val="sv-SE"/>
        </w:rPr>
      </w:pPr>
      <w:r w:rsidRPr="00D25FD1">
        <w:rPr>
          <w:rFonts w:cs="Times New Roman"/>
          <w:lang w:val="sv-SE"/>
        </w:rPr>
        <w:t>Strategi ini memberikan potongan harga atau menggabungkan beberapa produk dengan harga total yang lebih murah. Contohnya seperti beli dua dapat satu gratis, paket hemat sabun plus shampoo, atau diskon 30% untuk pembelian kedua. Tujuan dari strategi ini adalah menaikkan jumlah penjualan, mempercepat penjualan stok, serta menarik pelanggan baru. Namun, jika digunakan terlalu sering, strategi diskon bisa merusak citra nilai merek.</w:t>
      </w:r>
    </w:p>
    <w:p w14:paraId="5EFBFB81" w14:textId="4E9B8F9E" w:rsidR="009314D3" w:rsidRPr="00D25FD1" w:rsidRDefault="009314D3" w:rsidP="00D25FD1">
      <w:pPr>
        <w:pStyle w:val="ListParagraph"/>
        <w:numPr>
          <w:ilvl w:val="0"/>
          <w:numId w:val="12"/>
        </w:numPr>
        <w:rPr>
          <w:rFonts w:cs="Times New Roman"/>
          <w:lang w:val="sv-SE"/>
        </w:rPr>
      </w:pPr>
      <w:r>
        <w:t xml:space="preserve">Dynamic Pricing (Harga </w:t>
      </w:r>
      <w:proofErr w:type="spellStart"/>
      <w:r>
        <w:t>Dinamis</w:t>
      </w:r>
      <w:proofErr w:type="spellEnd"/>
      <w:r>
        <w:t>)</w:t>
      </w:r>
    </w:p>
    <w:p w14:paraId="1B87FF07" w14:textId="77777777" w:rsidR="00D25FD1" w:rsidRPr="00D25FD1" w:rsidRDefault="00D25FD1" w:rsidP="00D25FD1">
      <w:pPr>
        <w:pStyle w:val="ListParagraph"/>
        <w:ind w:left="360"/>
        <w:rPr>
          <w:rFonts w:cs="Times New Roman"/>
          <w:lang w:val="sv-SE"/>
        </w:rPr>
      </w:pPr>
      <w:r w:rsidRPr="00D25FD1">
        <w:rPr>
          <w:rFonts w:cs="Times New Roman"/>
          <w:lang w:val="sv-SE"/>
        </w:rPr>
        <w:t>Dynamic pricing adalah cara baru dalam menentukan harga yang bisa berubah sesuai kondisi saat itu, seperti permintaan, waktu, cuaca, lokasi, atau cara belanja pelanggan.</w:t>
      </w:r>
    </w:p>
    <w:p w14:paraId="30722905" w14:textId="4DF74625" w:rsidR="00D25FD1" w:rsidRPr="00D25FD1" w:rsidRDefault="00D25FD1" w:rsidP="00D25FD1">
      <w:pPr>
        <w:pStyle w:val="ListParagraph"/>
        <w:ind w:left="360"/>
        <w:rPr>
          <w:rFonts w:cs="Times New Roman"/>
          <w:lang w:val="sv-SE"/>
        </w:rPr>
      </w:pPr>
      <w:r w:rsidRPr="00D25FD1">
        <w:rPr>
          <w:rFonts w:cs="Times New Roman"/>
          <w:lang w:val="sv-SE"/>
        </w:rPr>
        <w:t>Cara ini digunakan oleh banyak platform belanja online, misalnya Shopee dan Tokopedia, dan juga mulai dicoba oleh toko fisik dengan bantuan label layar elektronik (ESL).</w:t>
      </w:r>
    </w:p>
    <w:p w14:paraId="269C724B" w14:textId="77777777" w:rsidR="00D25FD1" w:rsidRPr="00D25FD1" w:rsidRDefault="00D25FD1" w:rsidP="00D25FD1">
      <w:pPr>
        <w:pStyle w:val="ListParagraph"/>
        <w:ind w:left="360"/>
        <w:rPr>
          <w:rFonts w:cs="Times New Roman"/>
          <w:lang w:val="sv-SE"/>
        </w:rPr>
      </w:pPr>
      <w:r w:rsidRPr="00D25FD1">
        <w:rPr>
          <w:rFonts w:cs="Times New Roman"/>
          <w:lang w:val="sv-SE"/>
        </w:rPr>
        <w:t>Keuntungan utama dari dynamic pricing adalah mampu meningkatkan penghasilan dan mengelola keuntungan secara lebih baik.</w:t>
      </w:r>
    </w:p>
    <w:p w14:paraId="338EFAF1" w14:textId="77777777" w:rsidR="004A7EF3" w:rsidRDefault="00D25FD1" w:rsidP="00D25FD1">
      <w:pPr>
        <w:pStyle w:val="ListParagraph"/>
        <w:ind w:left="360"/>
        <w:rPr>
          <w:rFonts w:cs="Times New Roman"/>
          <w:lang w:val="sv-SE"/>
        </w:rPr>
      </w:pPr>
      <w:r w:rsidRPr="00D25FD1">
        <w:rPr>
          <w:rFonts w:cs="Times New Roman"/>
          <w:lang w:val="sv-SE"/>
        </w:rPr>
        <w:t>Namun, untuk tetap dianggap adil, metode ini harus diterapkan secara jujur dan jelas agar tidak membuat pelanggan merasa tidak nyaman.</w:t>
      </w:r>
      <w:r w:rsidR="004A7EF3">
        <w:rPr>
          <w:rFonts w:cs="Times New Roman"/>
          <w:lang w:val="sv-SE"/>
        </w:rPr>
        <w:t xml:space="preserve"> </w:t>
      </w:r>
    </w:p>
    <w:p w14:paraId="39B137C5" w14:textId="725D16FE" w:rsidR="00D25FD1" w:rsidRPr="004A7EF3" w:rsidRDefault="004A7EF3" w:rsidP="004A7EF3">
      <w:pPr>
        <w:pStyle w:val="ListParagraph"/>
        <w:ind w:left="360"/>
        <w:rPr>
          <w:rFonts w:cs="Times New Roman"/>
          <w:lang w:val="sv-SE"/>
        </w:rPr>
      </w:pPr>
      <w:r>
        <w:rPr>
          <w:rFonts w:cs="Times New Roman"/>
          <w:lang w:val="sv-SE"/>
        </w:rPr>
        <w:t xml:space="preserve">Menurut </w:t>
      </w:r>
      <w:sdt>
        <w:sdtPr>
          <w:rPr>
            <w:rFonts w:cs="Times New Roman"/>
            <w:lang w:val="sv-SE"/>
          </w:rPr>
          <w:id w:val="-1508816638"/>
          <w:citation/>
        </w:sdtPr>
        <w:sdtEndPr/>
        <w:sdtContent>
          <w:r>
            <w:rPr>
              <w:rFonts w:cs="Times New Roman"/>
              <w:lang w:val="sv-SE"/>
            </w:rPr>
            <w:fldChar w:fldCharType="begin"/>
          </w:r>
          <w:r w:rsidRPr="009F68A3">
            <w:rPr>
              <w:rFonts w:cs="Times New Roman"/>
              <w:lang w:val="sv-SE"/>
            </w:rPr>
            <w:instrText xml:space="preserve"> CITATION Kop23 \l 1033 </w:instrText>
          </w:r>
          <w:r>
            <w:rPr>
              <w:rFonts w:cs="Times New Roman"/>
              <w:lang w:val="sv-SE"/>
            </w:rPr>
            <w:fldChar w:fldCharType="separate"/>
          </w:r>
          <w:r w:rsidR="001D647D" w:rsidRPr="001D647D">
            <w:rPr>
              <w:rFonts w:cs="Times New Roman"/>
              <w:noProof/>
              <w:lang w:val="sv-SE"/>
            </w:rPr>
            <w:t>(Kopalle, Pawels, Akella, &amp; Gangwar, 2023)</w:t>
          </w:r>
          <w:r>
            <w:rPr>
              <w:rFonts w:cs="Times New Roman"/>
              <w:lang w:val="sv-SE"/>
            </w:rPr>
            <w:fldChar w:fldCharType="end"/>
          </w:r>
        </w:sdtContent>
      </w:sdt>
      <w:r>
        <w:rPr>
          <w:rFonts w:cs="Times New Roman"/>
          <w:lang w:val="sv-SE"/>
        </w:rPr>
        <w:t xml:space="preserve"> </w:t>
      </w:r>
      <w:r w:rsidR="00D25FD1" w:rsidRPr="004A7EF3">
        <w:rPr>
          <w:rFonts w:cs="Times New Roman"/>
          <w:lang w:val="sv-SE"/>
        </w:rPr>
        <w:t>menyatakan bahwa dynamic pricing bisa meningkatkan margin keuntungan hingga 15%, tetapi penerapannya harus tetap bermoral agar tetap mendapatkan kepercayaan dari pelanggan.</w:t>
      </w:r>
    </w:p>
    <w:p w14:paraId="001CF38A" w14:textId="56387547" w:rsidR="008E3D3E" w:rsidRDefault="008E3D3E" w:rsidP="00980A49">
      <w:pPr>
        <w:rPr>
          <w:rFonts w:cs="Times New Roman"/>
          <w:b/>
          <w:bCs/>
          <w:lang w:val="sv-SE"/>
        </w:rPr>
      </w:pPr>
      <w:r w:rsidRPr="001A5185">
        <w:rPr>
          <w:rFonts w:cs="Times New Roman"/>
          <w:b/>
          <w:bCs/>
          <w:lang w:val="sv-SE"/>
        </w:rPr>
        <w:t>Daya Saing Usaha</w:t>
      </w:r>
    </w:p>
    <w:p w14:paraId="3F25DDA6" w14:textId="7D651E0B" w:rsidR="0077080B" w:rsidRPr="0077080B" w:rsidRDefault="0077080B" w:rsidP="0077080B">
      <w:pPr>
        <w:rPr>
          <w:rFonts w:cs="Times New Roman"/>
          <w:lang w:val="sv-SE"/>
        </w:rPr>
      </w:pPr>
      <w:r w:rsidRPr="0077080B">
        <w:rPr>
          <w:rFonts w:cs="Times New Roman"/>
          <w:lang w:val="sv-SE"/>
        </w:rPr>
        <w:t>Daya saing suatu usaha mencerminkan kemampuan perusahaan untuk bertahan, tumbuh, dan menarik pelanggan di tengah persaingan pasar yang ketat. Dalam ranah industri ritel termasuk ritel modern serta toko kelontong daya saing tidak hanya bergantung pada besar kecilnya usaha, tetapi juga pada bagaimana perusahaan mengatur kualitas layanan, strategi harga, serta kemampuan beradaptasi dengan kebutuhan konsumen.</w:t>
      </w:r>
    </w:p>
    <w:p w14:paraId="7E4EE836" w14:textId="4D1569C3" w:rsidR="0077080B" w:rsidRPr="00864EB6" w:rsidRDefault="0077080B" w:rsidP="0077080B">
      <w:pPr>
        <w:rPr>
          <w:rFonts w:cs="Times New Roman"/>
          <w:lang w:val="sv-SE"/>
        </w:rPr>
      </w:pPr>
      <w:r w:rsidRPr="0077080B">
        <w:rPr>
          <w:rFonts w:cs="Times New Roman"/>
          <w:lang w:val="sv-SE"/>
        </w:rPr>
        <w:t>Penelitian oleh</w:t>
      </w:r>
      <w:sdt>
        <w:sdtPr>
          <w:rPr>
            <w:rFonts w:cs="Times New Roman"/>
            <w:lang w:val="sv-SE"/>
          </w:rPr>
          <w:id w:val="-1804147358"/>
          <w:citation/>
        </w:sdtPr>
        <w:sdtEndPr/>
        <w:sdtContent>
          <w:r>
            <w:rPr>
              <w:rFonts w:cs="Times New Roman"/>
              <w:lang w:val="sv-SE"/>
            </w:rPr>
            <w:fldChar w:fldCharType="begin"/>
          </w:r>
          <w:r w:rsidRPr="0077080B">
            <w:rPr>
              <w:rFonts w:cs="Times New Roman"/>
              <w:lang w:val="sv-SE"/>
            </w:rPr>
            <w:instrText xml:space="preserve"> CITATION Maj23 \l 1033 </w:instrText>
          </w:r>
          <w:r>
            <w:rPr>
              <w:rFonts w:cs="Times New Roman"/>
              <w:lang w:val="sv-SE"/>
            </w:rPr>
            <w:fldChar w:fldCharType="separate"/>
          </w:r>
          <w:r w:rsidR="001D647D">
            <w:rPr>
              <w:rFonts w:cs="Times New Roman"/>
              <w:noProof/>
              <w:lang w:val="sv-SE"/>
            </w:rPr>
            <w:t xml:space="preserve"> </w:t>
          </w:r>
          <w:r w:rsidR="001D647D" w:rsidRPr="001D647D">
            <w:rPr>
              <w:rFonts w:cs="Times New Roman"/>
              <w:noProof/>
              <w:lang w:val="sv-SE"/>
            </w:rPr>
            <w:t>(Majid &amp; Faizah, 2023)</w:t>
          </w:r>
          <w:r>
            <w:rPr>
              <w:rFonts w:cs="Times New Roman"/>
              <w:lang w:val="sv-SE"/>
            </w:rPr>
            <w:fldChar w:fldCharType="end"/>
          </w:r>
        </w:sdtContent>
      </w:sdt>
      <w:r w:rsidRPr="0077080B">
        <w:rPr>
          <w:rFonts w:cs="Times New Roman"/>
          <w:lang w:val="sv-SE"/>
        </w:rPr>
        <w:t xml:space="preserve"> mengungkapkan bahwa daya saing UMKM sangat dipengaruhi oleh seberapa efektif mereka mengelola bisnis mereka, yang mencakup inovasi produk, kualitas pelayanan, strategi pemasaran, serta pemanfaatan teknologi digital. Dalam temuan mereka, UMKM yang dapat melaksanakan manajemen dengan baik termasuk analisis pasar, perencanaan strategi, dan inovasi yang berkelanjutan memiliki peluang lebih besar untuk bersaing di pasar. </w:t>
      </w:r>
      <w:r w:rsidRPr="00864EB6">
        <w:rPr>
          <w:rFonts w:cs="Times New Roman"/>
          <w:lang w:val="sv-SE"/>
        </w:rPr>
        <w:t>Sebaliknya, UMKM yang hanya berkonsentrasi pada produksi tanpa peningkatan di bidang kualitas dan pelayanan biasanya kesulitan untuk mempertahankan daya saing.</w:t>
      </w:r>
    </w:p>
    <w:p w14:paraId="1917060E" w14:textId="3A1A10C1" w:rsidR="0077080B" w:rsidRPr="00864EB6" w:rsidRDefault="0077080B" w:rsidP="0077080B">
      <w:pPr>
        <w:rPr>
          <w:rFonts w:cs="Times New Roman"/>
          <w:lang w:val="sv-SE"/>
        </w:rPr>
      </w:pPr>
      <w:r w:rsidRPr="00864EB6">
        <w:rPr>
          <w:rFonts w:cs="Times New Roman"/>
          <w:lang w:val="sv-SE"/>
        </w:rPr>
        <w:lastRenderedPageBreak/>
        <w:t xml:space="preserve">Daya saing toko kelontong juga dipengaruhi oleh kemampuan untuk beradaptasi dengan perubahan pasar, khususnya saat menghadapi perkembangan ritel modern. </w:t>
      </w:r>
      <w:sdt>
        <w:sdtPr>
          <w:rPr>
            <w:rFonts w:cs="Times New Roman"/>
            <w:lang w:val="sv-SE"/>
          </w:rPr>
          <w:id w:val="-1743708866"/>
          <w:citation/>
        </w:sdtPr>
        <w:sdtEndPr/>
        <w:sdtContent>
          <w:r>
            <w:rPr>
              <w:rFonts w:cs="Times New Roman"/>
              <w:lang w:val="sv-SE"/>
            </w:rPr>
            <w:fldChar w:fldCharType="begin"/>
          </w:r>
          <w:r w:rsidRPr="001D647D">
            <w:rPr>
              <w:rFonts w:cs="Times New Roman"/>
              <w:lang w:val="sv-SE"/>
            </w:rPr>
            <w:instrText xml:space="preserve"> CITATION Ira25 \l 1033 </w:instrText>
          </w:r>
          <w:r>
            <w:rPr>
              <w:rFonts w:cs="Times New Roman"/>
              <w:lang w:val="sv-SE"/>
            </w:rPr>
            <w:fldChar w:fldCharType="separate"/>
          </w:r>
          <w:r w:rsidR="001D647D" w:rsidRPr="001D647D">
            <w:rPr>
              <w:rFonts w:cs="Times New Roman"/>
              <w:noProof/>
              <w:lang w:val="sv-SE"/>
            </w:rPr>
            <w:t>(Irawan, Hayat, &amp; Tesniyadi, 2025)</w:t>
          </w:r>
          <w:r>
            <w:rPr>
              <w:rFonts w:cs="Times New Roman"/>
              <w:lang w:val="sv-SE"/>
            </w:rPr>
            <w:fldChar w:fldCharType="end"/>
          </w:r>
        </w:sdtContent>
      </w:sdt>
      <w:r>
        <w:rPr>
          <w:rFonts w:cs="Times New Roman"/>
          <w:lang w:val="sv-SE"/>
        </w:rPr>
        <w:t xml:space="preserve"> </w:t>
      </w:r>
      <w:r w:rsidRPr="00864EB6">
        <w:rPr>
          <w:rFonts w:cs="Times New Roman"/>
          <w:lang w:val="sv-SE"/>
        </w:rPr>
        <w:t>menemukan bahwa kehadiran ritel modern mendorong toko kelontong tradisional untuk mengubah cara mereka dalam beroperasi demi mempertahankan posisi. Proses adaptasi ini meliputi peningkatan kualitas pelayanan, menjaga hubungan yang baik dengan pelanggan, kejujuran dalam setiap transaksi, serta memperkuat jaringan dengan distributor dan pedagang lainnya. Hasil penelitian ini menyoroti bahwa nilai hubungan sosial dan kepercayaan dari konsumen adalah elemen penting dalam menciptakan daya saing bagi toko kelontong meskipun di tengah persaingan yang ketat dari ritel modern.</w:t>
      </w:r>
    </w:p>
    <w:p w14:paraId="506B7F8B" w14:textId="7A6F777E" w:rsidR="0077080B" w:rsidRPr="00864EB6" w:rsidRDefault="0077080B" w:rsidP="0077080B">
      <w:pPr>
        <w:rPr>
          <w:rFonts w:cs="Times New Roman"/>
          <w:lang w:val="sv-SE"/>
        </w:rPr>
      </w:pPr>
      <w:r w:rsidRPr="00864EB6">
        <w:rPr>
          <w:rFonts w:cs="Times New Roman"/>
          <w:lang w:val="sv-SE"/>
        </w:rPr>
        <w:t>Selain hal itu, strategi menentukan harga menjadi elemen yang sangat penting dan langsung berdampak pada daya saing usaha ritel. Menurut penelitian</w:t>
      </w:r>
      <w:r>
        <w:rPr>
          <w:rFonts w:cs="Times New Roman"/>
          <w:lang w:val="sv-SE"/>
        </w:rPr>
        <w:t xml:space="preserve"> </w:t>
      </w:r>
      <w:sdt>
        <w:sdtPr>
          <w:rPr>
            <w:rFonts w:cs="Times New Roman"/>
            <w:lang w:val="sv-SE"/>
          </w:rPr>
          <w:id w:val="-1713574629"/>
          <w:citation/>
        </w:sdtPr>
        <w:sdtEndPr/>
        <w:sdtContent>
          <w:r>
            <w:rPr>
              <w:rFonts w:cs="Times New Roman"/>
              <w:lang w:val="sv-SE"/>
            </w:rPr>
            <w:fldChar w:fldCharType="begin"/>
          </w:r>
          <w:r w:rsidRPr="0077080B">
            <w:rPr>
              <w:rFonts w:cs="Times New Roman"/>
              <w:lang w:val="sv-SE"/>
            </w:rPr>
            <w:instrText xml:space="preserve"> CITATION Rah23 \l 1033 </w:instrText>
          </w:r>
          <w:r>
            <w:rPr>
              <w:rFonts w:cs="Times New Roman"/>
              <w:lang w:val="sv-SE"/>
            </w:rPr>
            <w:fldChar w:fldCharType="separate"/>
          </w:r>
          <w:r w:rsidR="001D647D" w:rsidRPr="001D647D">
            <w:rPr>
              <w:rFonts w:cs="Times New Roman"/>
              <w:noProof/>
              <w:lang w:val="sv-SE"/>
            </w:rPr>
            <w:t>(Rahmayani &amp; Dharmawati, 2023)</w:t>
          </w:r>
          <w:r>
            <w:rPr>
              <w:rFonts w:cs="Times New Roman"/>
              <w:lang w:val="sv-SE"/>
            </w:rPr>
            <w:fldChar w:fldCharType="end"/>
          </w:r>
        </w:sdtContent>
      </w:sdt>
      <w:r w:rsidRPr="00864EB6">
        <w:rPr>
          <w:rFonts w:cs="Times New Roman"/>
          <w:lang w:val="sv-SE"/>
        </w:rPr>
        <w:t>, terbukti bahwa strategi harga memiliki pengaruh positif dan signifikan terhadap keputusan pembelian konsumen dalam sektor ritel. Harga yang kompetitif, terjangkau, dan adanya penawaran diskon dapat meningkatkan preferensi konsumen. Ini menunjukkan bahwa ritel yang menerapkan strategi harga yang efektif cenderung lebih menarik bagi pelanggan dibandingkan dengan pesaing mereka.</w:t>
      </w:r>
    </w:p>
    <w:p w14:paraId="4708C546" w14:textId="77777777" w:rsidR="0077080B" w:rsidRPr="00864EB6" w:rsidRDefault="0077080B" w:rsidP="0077080B">
      <w:pPr>
        <w:rPr>
          <w:rFonts w:cs="Times New Roman"/>
          <w:lang w:val="sv-SE"/>
        </w:rPr>
      </w:pPr>
      <w:r w:rsidRPr="00864EB6">
        <w:rPr>
          <w:rFonts w:cs="Times New Roman"/>
          <w:lang w:val="sv-SE"/>
        </w:rPr>
        <w:t>Dalam konteks penelitian ini, daya saing antara usaha ritel modern dan toko kelontong dapat dipahami melalui beberapa aspek penting:</w:t>
      </w:r>
    </w:p>
    <w:p w14:paraId="3684D6BD" w14:textId="2F8C55A9" w:rsidR="0077080B" w:rsidRPr="00864EB6" w:rsidRDefault="0077080B" w:rsidP="0077080B">
      <w:pPr>
        <w:rPr>
          <w:rFonts w:cs="Times New Roman"/>
          <w:lang w:val="sv-SE"/>
        </w:rPr>
      </w:pPr>
      <w:r w:rsidRPr="00864EB6">
        <w:rPr>
          <w:rFonts w:cs="Times New Roman"/>
          <w:lang w:val="sv-SE"/>
        </w:rPr>
        <w:t xml:space="preserve">1. Kualitas layanan dan standar operasional, yang mencakup konsistensi dalam pelayanan, kebersihan, kenyamanan, dan kehandalan dalam menyediakan produk. Temuan dari </w:t>
      </w:r>
      <w:sdt>
        <w:sdtPr>
          <w:rPr>
            <w:rFonts w:cs="Times New Roman"/>
            <w:lang w:val="sv-SE"/>
          </w:rPr>
          <w:id w:val="1655796080"/>
          <w:citation/>
        </w:sdtPr>
        <w:sdtEndPr/>
        <w:sdtContent>
          <w:r>
            <w:rPr>
              <w:rFonts w:cs="Times New Roman"/>
              <w:lang w:val="sv-SE"/>
            </w:rPr>
            <w:fldChar w:fldCharType="begin"/>
          </w:r>
          <w:r w:rsidRPr="00FE0AA0">
            <w:rPr>
              <w:rFonts w:cs="Times New Roman"/>
              <w:lang w:val="sv-SE"/>
            </w:rPr>
            <w:instrText xml:space="preserve"> CITATION Maj23 \l 1033 </w:instrText>
          </w:r>
          <w:r>
            <w:rPr>
              <w:rFonts w:cs="Times New Roman"/>
              <w:lang w:val="sv-SE"/>
            </w:rPr>
            <w:fldChar w:fldCharType="separate"/>
          </w:r>
          <w:r w:rsidR="001D647D" w:rsidRPr="001D647D">
            <w:rPr>
              <w:rFonts w:cs="Times New Roman"/>
              <w:noProof/>
              <w:lang w:val="sv-SE"/>
            </w:rPr>
            <w:t>(Majid &amp; Faizah, 2023)</w:t>
          </w:r>
          <w:r>
            <w:rPr>
              <w:rFonts w:cs="Times New Roman"/>
              <w:lang w:val="sv-SE"/>
            </w:rPr>
            <w:fldChar w:fldCharType="end"/>
          </w:r>
        </w:sdtContent>
      </w:sdt>
      <w:r w:rsidRPr="00864EB6">
        <w:rPr>
          <w:rFonts w:cs="Times New Roman"/>
          <w:lang w:val="sv-SE"/>
        </w:rPr>
        <w:t>menegaskan bahwa layanan yang berkualitas tinggi dapat meningkatkan daya tarik usaha dan memperkuat loyalitas pelanggan.</w:t>
      </w:r>
    </w:p>
    <w:p w14:paraId="212ECF01" w14:textId="49994128" w:rsidR="0077080B" w:rsidRPr="00864EB6" w:rsidRDefault="0077080B" w:rsidP="0077080B">
      <w:pPr>
        <w:rPr>
          <w:rFonts w:cs="Times New Roman"/>
          <w:lang w:val="sv-SE"/>
        </w:rPr>
      </w:pPr>
      <w:r w:rsidRPr="00864EB6">
        <w:rPr>
          <w:rFonts w:cs="Times New Roman"/>
          <w:lang w:val="sv-SE"/>
        </w:rPr>
        <w:t xml:space="preserve">2. Strategi penetapan harga yang menjadi elemen penting dalam menarik perhatian untuk keputusan pembelian, seperti yang dibuktikan oleh </w:t>
      </w:r>
      <w:sdt>
        <w:sdtPr>
          <w:rPr>
            <w:rFonts w:cs="Times New Roman"/>
            <w:lang w:val="sv-SE"/>
          </w:rPr>
          <w:id w:val="-678271674"/>
          <w:citation/>
        </w:sdtPr>
        <w:sdtEndPr/>
        <w:sdtContent>
          <w:r w:rsidR="00FE0AA0">
            <w:rPr>
              <w:rFonts w:cs="Times New Roman"/>
              <w:lang w:val="sv-SE"/>
            </w:rPr>
            <w:fldChar w:fldCharType="begin"/>
          </w:r>
          <w:r w:rsidR="00FE0AA0" w:rsidRPr="00FE0AA0">
            <w:rPr>
              <w:rFonts w:cs="Times New Roman"/>
              <w:lang w:val="sv-SE"/>
            </w:rPr>
            <w:instrText xml:space="preserve"> CITATION Rah23 \l 1033 </w:instrText>
          </w:r>
          <w:r w:rsidR="00FE0AA0">
            <w:rPr>
              <w:rFonts w:cs="Times New Roman"/>
              <w:lang w:val="sv-SE"/>
            </w:rPr>
            <w:fldChar w:fldCharType="separate"/>
          </w:r>
          <w:r w:rsidR="001D647D" w:rsidRPr="001D647D">
            <w:rPr>
              <w:rFonts w:cs="Times New Roman"/>
              <w:noProof/>
              <w:lang w:val="sv-SE"/>
            </w:rPr>
            <w:t>(Rahmayani &amp; Dharmawati, 2023)</w:t>
          </w:r>
          <w:r w:rsidR="00FE0AA0">
            <w:rPr>
              <w:rFonts w:cs="Times New Roman"/>
              <w:lang w:val="sv-SE"/>
            </w:rPr>
            <w:fldChar w:fldCharType="end"/>
          </w:r>
        </w:sdtContent>
      </w:sdt>
      <w:r w:rsidRPr="00864EB6">
        <w:rPr>
          <w:rFonts w:cs="Times New Roman"/>
          <w:lang w:val="sv-SE"/>
        </w:rPr>
        <w:t>. Usaha dengan harga yang bersahabat lebih mampu mempertahankan pangsa pasar.</w:t>
      </w:r>
    </w:p>
    <w:p w14:paraId="1BC811A3" w14:textId="75A0EBFE" w:rsidR="0077080B" w:rsidRPr="00864EB6" w:rsidRDefault="0077080B" w:rsidP="0077080B">
      <w:pPr>
        <w:rPr>
          <w:rFonts w:cs="Times New Roman"/>
          <w:lang w:val="sv-SE"/>
        </w:rPr>
      </w:pPr>
      <w:r w:rsidRPr="00864EB6">
        <w:rPr>
          <w:rFonts w:cs="Times New Roman"/>
          <w:lang w:val="sv-SE"/>
        </w:rPr>
        <w:t xml:space="preserve">3. Kemampuan untuk menyesuaikan diri dengan persaingan, terutama untuk toko kelontong tradisional. </w:t>
      </w:r>
      <w:sdt>
        <w:sdtPr>
          <w:rPr>
            <w:rFonts w:cs="Times New Roman"/>
            <w:lang w:val="sv-SE"/>
          </w:rPr>
          <w:id w:val="887691663"/>
          <w:citation/>
        </w:sdtPr>
        <w:sdtEndPr/>
        <w:sdtContent>
          <w:r w:rsidR="00FE0AA0">
            <w:rPr>
              <w:rFonts w:cs="Times New Roman"/>
              <w:lang w:val="sv-SE"/>
            </w:rPr>
            <w:fldChar w:fldCharType="begin"/>
          </w:r>
          <w:r w:rsidR="00FE0AA0" w:rsidRPr="001D647D">
            <w:rPr>
              <w:rFonts w:cs="Times New Roman"/>
              <w:lang w:val="sv-SE"/>
            </w:rPr>
            <w:instrText xml:space="preserve"> CITATION Ira25 \l 1033 </w:instrText>
          </w:r>
          <w:r w:rsidR="00FE0AA0">
            <w:rPr>
              <w:rFonts w:cs="Times New Roman"/>
              <w:lang w:val="sv-SE"/>
            </w:rPr>
            <w:fldChar w:fldCharType="separate"/>
          </w:r>
          <w:r w:rsidR="001D647D" w:rsidRPr="001D647D">
            <w:rPr>
              <w:rFonts w:cs="Times New Roman"/>
              <w:noProof/>
              <w:lang w:val="sv-SE"/>
            </w:rPr>
            <w:t>(Irawan, Hayat, &amp; Tesniyadi, 2025)</w:t>
          </w:r>
          <w:r w:rsidR="00FE0AA0">
            <w:rPr>
              <w:rFonts w:cs="Times New Roman"/>
              <w:lang w:val="sv-SE"/>
            </w:rPr>
            <w:fldChar w:fldCharType="end"/>
          </w:r>
        </w:sdtContent>
      </w:sdt>
      <w:r w:rsidRPr="00864EB6">
        <w:rPr>
          <w:rFonts w:cs="Times New Roman"/>
          <w:lang w:val="sv-SE"/>
        </w:rPr>
        <w:t xml:space="preserve"> menekankan bahwa daya saing toko kecil didasarkan pada kemampuan membangun hubungan yang baik dengan pelanggan serta menjaga kepercayaan.</w:t>
      </w:r>
    </w:p>
    <w:p w14:paraId="3C5C7B39" w14:textId="74CAFA44" w:rsidR="00FE0AA0" w:rsidRPr="00C43726" w:rsidRDefault="0077080B" w:rsidP="00E86DE5">
      <w:pPr>
        <w:rPr>
          <w:rFonts w:cs="Times New Roman"/>
          <w:lang w:val="sv-SE"/>
        </w:rPr>
      </w:pPr>
      <w:r w:rsidRPr="00864EB6">
        <w:rPr>
          <w:rFonts w:cs="Times New Roman"/>
          <w:lang w:val="sv-SE"/>
        </w:rPr>
        <w:t xml:space="preserve">4. Inovasi dan respons terhadap kebutuhan konsumen, baik melalui pengembangan produk maupun peningkatan layanan, sebagaimana ditunjukkan dalam hasil penelitian </w:t>
      </w:r>
      <w:sdt>
        <w:sdtPr>
          <w:rPr>
            <w:rFonts w:cs="Times New Roman"/>
            <w:lang w:val="sv-SE"/>
          </w:rPr>
          <w:id w:val="1569075176"/>
          <w:citation/>
        </w:sdtPr>
        <w:sdtEndPr/>
        <w:sdtContent>
          <w:r w:rsidR="00FE0AA0">
            <w:rPr>
              <w:rFonts w:cs="Times New Roman"/>
              <w:lang w:val="sv-SE"/>
            </w:rPr>
            <w:fldChar w:fldCharType="begin"/>
          </w:r>
          <w:r w:rsidR="00FE0AA0" w:rsidRPr="00CD0947">
            <w:rPr>
              <w:rFonts w:cs="Times New Roman"/>
              <w:lang w:val="sv-SE"/>
            </w:rPr>
            <w:instrText xml:space="preserve"> CITATION Maj23 \l 1033 </w:instrText>
          </w:r>
          <w:r w:rsidR="00FE0AA0">
            <w:rPr>
              <w:rFonts w:cs="Times New Roman"/>
              <w:lang w:val="sv-SE"/>
            </w:rPr>
            <w:fldChar w:fldCharType="separate"/>
          </w:r>
          <w:r w:rsidR="001D647D" w:rsidRPr="001D647D">
            <w:rPr>
              <w:rFonts w:cs="Times New Roman"/>
              <w:noProof/>
              <w:lang w:val="sv-SE"/>
            </w:rPr>
            <w:t>(Majid &amp; Faizah, 2023)</w:t>
          </w:r>
          <w:r w:rsidR="00FE0AA0">
            <w:rPr>
              <w:rFonts w:cs="Times New Roman"/>
              <w:lang w:val="sv-SE"/>
            </w:rPr>
            <w:fldChar w:fldCharType="end"/>
          </w:r>
        </w:sdtContent>
      </w:sdt>
      <w:r w:rsidR="00FE0AA0">
        <w:rPr>
          <w:rFonts w:cs="Times New Roman"/>
          <w:lang w:val="sv-SE"/>
        </w:rPr>
        <w:t>.</w:t>
      </w:r>
    </w:p>
    <w:p w14:paraId="10640570" w14:textId="51450C9E" w:rsidR="00FE0AA0" w:rsidRDefault="00BB5646" w:rsidP="00E86DE5">
      <w:pPr>
        <w:rPr>
          <w:rFonts w:cs="Times New Roman"/>
          <w:b/>
          <w:bCs/>
          <w:color w:val="000000" w:themeColor="text1"/>
          <w:lang w:val="sv-SE"/>
        </w:rPr>
      </w:pPr>
      <w:r>
        <w:rPr>
          <w:rFonts w:cs="Times New Roman"/>
          <w:b/>
          <w:bCs/>
          <w:color w:val="000000" w:themeColor="text1"/>
          <w:lang w:val="sv-SE"/>
        </w:rPr>
        <w:t>PENGEMBANGAN HIPOTESIS</w:t>
      </w:r>
    </w:p>
    <w:p w14:paraId="161286AD" w14:textId="195261A2" w:rsidR="00524990" w:rsidRPr="00B51069" w:rsidRDefault="00524990" w:rsidP="00524990">
      <w:pPr>
        <w:rPr>
          <w:rFonts w:cs="Times New Roman"/>
          <w:b/>
          <w:bCs/>
          <w:color w:val="000000" w:themeColor="text1"/>
          <w:lang w:val="sv-SE"/>
        </w:rPr>
      </w:pPr>
      <w:r w:rsidRPr="00B51069">
        <w:rPr>
          <w:rFonts w:cs="Times New Roman"/>
          <w:b/>
          <w:bCs/>
          <w:color w:val="000000" w:themeColor="text1"/>
          <w:lang w:val="sv-SE"/>
        </w:rPr>
        <w:t>Pengaruh Manajemen Mutu terhadap Daya Saing Bisnis</w:t>
      </w:r>
    </w:p>
    <w:p w14:paraId="332BEBDB" w14:textId="6D14815F" w:rsidR="00524990" w:rsidRPr="00524990" w:rsidRDefault="00524990" w:rsidP="00524990">
      <w:pPr>
        <w:rPr>
          <w:rFonts w:cs="Times New Roman"/>
          <w:color w:val="000000" w:themeColor="text1"/>
          <w:lang w:val="sv-SE"/>
        </w:rPr>
      </w:pPr>
      <w:r w:rsidRPr="00524990">
        <w:rPr>
          <w:rFonts w:cs="Times New Roman"/>
          <w:color w:val="000000" w:themeColor="text1"/>
          <w:lang w:val="sv-SE"/>
        </w:rPr>
        <w:t xml:space="preserve">Manajemen mutu terdiri dari serangkaian upaya terkoordinasi yang dirancang untuk meningkatkan kualitas layanan, keseragaman operasional, dan kepuasan pelanggan. Dalam lingkungan ritel dan grosir saat ini, penerapan manajemen mutu dapat menghasilkan pengalaman berbelanja yang lebih baik, yang ditandai dengan kebersihan, ketersediaan produk, </w:t>
      </w:r>
      <w:r w:rsidRPr="00524990">
        <w:rPr>
          <w:rFonts w:cs="Times New Roman"/>
          <w:color w:val="000000" w:themeColor="text1"/>
          <w:lang w:val="sv-SE"/>
        </w:rPr>
        <w:lastRenderedPageBreak/>
        <w:t>layanan yang efisien, dan transaksi yang cepat. Praktik mutu yang efektif memberikan nilai tambah bagi pelanggan, sehingga meningkatkan daya saing perusahaan.</w:t>
      </w:r>
    </w:p>
    <w:p w14:paraId="2DFC202A" w14:textId="22FF9B30" w:rsidR="00524990" w:rsidRPr="00524990" w:rsidRDefault="00A40590" w:rsidP="00524990">
      <w:pPr>
        <w:rPr>
          <w:rFonts w:cs="Times New Roman"/>
          <w:color w:val="000000" w:themeColor="text1"/>
          <w:lang w:val="sv-SE"/>
        </w:rPr>
      </w:pPr>
      <w:sdt>
        <w:sdtPr>
          <w:rPr>
            <w:rFonts w:cs="Times New Roman"/>
            <w:color w:val="000000" w:themeColor="text1"/>
            <w:lang w:val="sv-SE"/>
          </w:rPr>
          <w:id w:val="-185911132"/>
          <w:citation/>
        </w:sdtPr>
        <w:sdtContent>
          <w:r>
            <w:rPr>
              <w:rFonts w:cs="Times New Roman"/>
              <w:color w:val="000000" w:themeColor="text1"/>
              <w:lang w:val="sv-SE"/>
            </w:rPr>
            <w:fldChar w:fldCharType="begin"/>
          </w:r>
          <w:r>
            <w:rPr>
              <w:rFonts w:cs="Times New Roman"/>
              <w:color w:val="000000" w:themeColor="text1"/>
            </w:rPr>
            <w:instrText xml:space="preserve"> CITATION Hen23 \l 1033 </w:instrText>
          </w:r>
          <w:r>
            <w:rPr>
              <w:rFonts w:cs="Times New Roman"/>
              <w:color w:val="000000" w:themeColor="text1"/>
              <w:lang w:val="sv-SE"/>
            </w:rPr>
            <w:fldChar w:fldCharType="separate"/>
          </w:r>
          <w:r w:rsidRPr="00A40590">
            <w:rPr>
              <w:rFonts w:cs="Times New Roman"/>
              <w:noProof/>
              <w:color w:val="000000" w:themeColor="text1"/>
            </w:rPr>
            <w:t>(Hendarto, Haanurat, &amp; Dhakal, 2023)</w:t>
          </w:r>
          <w:r>
            <w:rPr>
              <w:rFonts w:cs="Times New Roman"/>
              <w:color w:val="000000" w:themeColor="text1"/>
              <w:lang w:val="sv-SE"/>
            </w:rPr>
            <w:fldChar w:fldCharType="end"/>
          </w:r>
        </w:sdtContent>
      </w:sdt>
      <w:r>
        <w:rPr>
          <w:rFonts w:cs="Times New Roman"/>
          <w:color w:val="000000" w:themeColor="text1"/>
          <w:lang w:val="sv-SE"/>
        </w:rPr>
        <w:t xml:space="preserve"> </w:t>
      </w:r>
      <w:r w:rsidR="00524990" w:rsidRPr="00524990">
        <w:rPr>
          <w:rFonts w:cs="Times New Roman"/>
          <w:color w:val="000000" w:themeColor="text1"/>
          <w:lang w:val="sv-SE"/>
        </w:rPr>
        <w:t xml:space="preserve">menggambarkan bahwa penerapan Manajemen Mutu Terpadu menghasilkan efisiensi dan kepuasan pelanggan yang lebih besar, yang pada gilirannya memperkuat daya saing perusahaan. Penelitian yang dilakukan oleh </w:t>
      </w:r>
      <w:sdt>
        <w:sdtPr>
          <w:rPr>
            <w:rFonts w:cs="Times New Roman"/>
            <w:color w:val="000000" w:themeColor="text1"/>
            <w:lang w:val="sv-SE"/>
          </w:rPr>
          <w:id w:val="898940801"/>
          <w:citation/>
        </w:sdtPr>
        <w:sdtContent>
          <w:r>
            <w:rPr>
              <w:rFonts w:cs="Times New Roman"/>
              <w:color w:val="000000" w:themeColor="text1"/>
              <w:lang w:val="sv-SE"/>
            </w:rPr>
            <w:fldChar w:fldCharType="begin"/>
          </w:r>
          <w:r>
            <w:rPr>
              <w:rFonts w:cs="Times New Roman"/>
              <w:color w:val="000000" w:themeColor="text1"/>
            </w:rPr>
            <w:instrText xml:space="preserve"> CITATION Maj23 \l 1033 </w:instrText>
          </w:r>
          <w:r>
            <w:rPr>
              <w:rFonts w:cs="Times New Roman"/>
              <w:color w:val="000000" w:themeColor="text1"/>
              <w:lang w:val="sv-SE"/>
            </w:rPr>
            <w:fldChar w:fldCharType="separate"/>
          </w:r>
          <w:r w:rsidRPr="00A40590">
            <w:rPr>
              <w:rFonts w:cs="Times New Roman"/>
              <w:noProof/>
              <w:color w:val="000000" w:themeColor="text1"/>
            </w:rPr>
            <w:t>(Majid &amp; Faizah, 2023)</w:t>
          </w:r>
          <w:r>
            <w:rPr>
              <w:rFonts w:cs="Times New Roman"/>
              <w:color w:val="000000" w:themeColor="text1"/>
              <w:lang w:val="sv-SE"/>
            </w:rPr>
            <w:fldChar w:fldCharType="end"/>
          </w:r>
        </w:sdtContent>
      </w:sdt>
      <w:r>
        <w:rPr>
          <w:rFonts w:cs="Times New Roman"/>
          <w:color w:val="000000" w:themeColor="text1"/>
          <w:lang w:val="sv-SE"/>
        </w:rPr>
        <w:t xml:space="preserve"> </w:t>
      </w:r>
      <w:r w:rsidR="00524990" w:rsidRPr="00524990">
        <w:rPr>
          <w:rFonts w:cs="Times New Roman"/>
          <w:color w:val="000000" w:themeColor="text1"/>
          <w:lang w:val="sv-SE"/>
        </w:rPr>
        <w:t>semakin menegaskan bahwa kualitas layanan yang tinggi dan manajemen yang efektif sangat penting untuk membangun keunggulan kompetitif bagi UMKM. Dari wawasan ini, dapat disimpulkan bahwa manajemen mutu sangat penting dalam meningkatkan daya tarik dan daya saing bisnis di sektor ritel.</w:t>
      </w:r>
    </w:p>
    <w:p w14:paraId="63C54808" w14:textId="25784230" w:rsidR="00524990" w:rsidRPr="00524990" w:rsidRDefault="00524990" w:rsidP="00524990">
      <w:pPr>
        <w:rPr>
          <w:rFonts w:cs="Times New Roman"/>
          <w:color w:val="000000" w:themeColor="text1"/>
          <w:lang w:val="sv-SE"/>
        </w:rPr>
      </w:pPr>
      <w:r w:rsidRPr="00B51069">
        <w:rPr>
          <w:rFonts w:cs="Times New Roman"/>
          <w:b/>
          <w:bCs/>
          <w:color w:val="000000" w:themeColor="text1"/>
          <w:lang w:val="sv-SE"/>
        </w:rPr>
        <w:t>H1:</w:t>
      </w:r>
      <w:r w:rsidRPr="00524990">
        <w:rPr>
          <w:rFonts w:cs="Times New Roman"/>
          <w:color w:val="000000" w:themeColor="text1"/>
          <w:lang w:val="sv-SE"/>
        </w:rPr>
        <w:t xml:space="preserve"> Manajemen mutu berpengaruh positif terhadap daya saing bisnis.</w:t>
      </w:r>
    </w:p>
    <w:p w14:paraId="3D9CE112" w14:textId="73903F7F" w:rsidR="00524990" w:rsidRPr="00B51069" w:rsidRDefault="00524990" w:rsidP="00524990">
      <w:pPr>
        <w:rPr>
          <w:rFonts w:cs="Times New Roman"/>
          <w:b/>
          <w:bCs/>
          <w:color w:val="000000" w:themeColor="text1"/>
          <w:lang w:val="sv-SE"/>
        </w:rPr>
      </w:pPr>
      <w:r w:rsidRPr="00B51069">
        <w:rPr>
          <w:rFonts w:cs="Times New Roman"/>
          <w:b/>
          <w:bCs/>
          <w:color w:val="000000" w:themeColor="text1"/>
          <w:lang w:val="sv-SE"/>
        </w:rPr>
        <w:t>Pengaruh Strategi Penetapan Harga terhadap Daya Saing Bisnis</w:t>
      </w:r>
    </w:p>
    <w:p w14:paraId="4EB36CD8" w14:textId="4596866F" w:rsidR="00524990" w:rsidRPr="00524990" w:rsidRDefault="00524990" w:rsidP="00524990">
      <w:pPr>
        <w:rPr>
          <w:rFonts w:cs="Times New Roman"/>
          <w:color w:val="000000" w:themeColor="text1"/>
          <w:lang w:val="sv-SE"/>
        </w:rPr>
      </w:pPr>
      <w:r w:rsidRPr="00524990">
        <w:rPr>
          <w:rFonts w:cs="Times New Roman"/>
          <w:color w:val="000000" w:themeColor="text1"/>
          <w:lang w:val="sv-SE"/>
        </w:rPr>
        <w:t>Harga merupakan aspek penting dari bauran pemasaran yang secara langsung memengaruhi pilihan pembelian konsumen. Strategi penetapan harga yang efektif, baik yang didasarkan pada biaya, nilai yang dipersepsikan, harga yang kompetitif, maupun diskon, memainkan peran penting dalam menarik dan mempertahankan pelanggan. Dalam persaingan antara entitas ritel modern dan grosir, pendekatan penetapan harga menjadi pertimbangan utama bagi pembeli yang mencari penawaran terbaik.</w:t>
      </w:r>
    </w:p>
    <w:p w14:paraId="04E51E39" w14:textId="44C38CDB" w:rsidR="00524990" w:rsidRPr="00524990" w:rsidRDefault="00524990" w:rsidP="00524990">
      <w:pPr>
        <w:rPr>
          <w:rFonts w:cs="Times New Roman"/>
          <w:color w:val="000000" w:themeColor="text1"/>
          <w:lang w:val="sv-SE"/>
        </w:rPr>
      </w:pPr>
      <w:r w:rsidRPr="00524990">
        <w:rPr>
          <w:rFonts w:cs="Times New Roman"/>
          <w:color w:val="000000" w:themeColor="text1"/>
          <w:lang w:val="sv-SE"/>
        </w:rPr>
        <w:t xml:space="preserve">Penelitian oleh </w:t>
      </w:r>
      <w:sdt>
        <w:sdtPr>
          <w:rPr>
            <w:rFonts w:cs="Times New Roman"/>
            <w:color w:val="000000" w:themeColor="text1"/>
            <w:lang w:val="sv-SE"/>
          </w:rPr>
          <w:id w:val="-1924320189"/>
          <w:citation/>
        </w:sdtPr>
        <w:sdtContent>
          <w:r w:rsidR="00A40590">
            <w:rPr>
              <w:rFonts w:cs="Times New Roman"/>
              <w:color w:val="000000" w:themeColor="text1"/>
              <w:lang w:val="sv-SE"/>
            </w:rPr>
            <w:fldChar w:fldCharType="begin"/>
          </w:r>
          <w:r w:rsidR="00A40590">
            <w:rPr>
              <w:rFonts w:cs="Times New Roman"/>
              <w:color w:val="000000" w:themeColor="text1"/>
            </w:rPr>
            <w:instrText xml:space="preserve"> CITATION Rah23 \l 1033 </w:instrText>
          </w:r>
          <w:r w:rsidR="00A40590">
            <w:rPr>
              <w:rFonts w:cs="Times New Roman"/>
              <w:color w:val="000000" w:themeColor="text1"/>
              <w:lang w:val="sv-SE"/>
            </w:rPr>
            <w:fldChar w:fldCharType="separate"/>
          </w:r>
          <w:r w:rsidR="00A40590" w:rsidRPr="00A40590">
            <w:rPr>
              <w:rFonts w:cs="Times New Roman"/>
              <w:noProof/>
              <w:color w:val="000000" w:themeColor="text1"/>
            </w:rPr>
            <w:t>(Rahmayani &amp; Dharmawati, 2023)</w:t>
          </w:r>
          <w:r w:rsidR="00A40590">
            <w:rPr>
              <w:rFonts w:cs="Times New Roman"/>
              <w:color w:val="000000" w:themeColor="text1"/>
              <w:lang w:val="sv-SE"/>
            </w:rPr>
            <w:fldChar w:fldCharType="end"/>
          </w:r>
        </w:sdtContent>
      </w:sdt>
      <w:r w:rsidRPr="00524990">
        <w:rPr>
          <w:rFonts w:cs="Times New Roman"/>
          <w:color w:val="000000" w:themeColor="text1"/>
          <w:lang w:val="sv-SE"/>
        </w:rPr>
        <w:t xml:space="preserve"> menunjukkan bahwa strategi penetapan harga yang kompetitif memiliki dampak yang signifikan terhadap pilihan pembelian konsumen di sektor ritel, yang berfungsi sebagai metrik penting untuk menilai daya saing bisnis. Temuan serupa juga dipaparkan oleh </w:t>
      </w:r>
      <w:sdt>
        <w:sdtPr>
          <w:rPr>
            <w:rFonts w:cs="Times New Roman"/>
            <w:color w:val="000000" w:themeColor="text1"/>
            <w:lang w:val="sv-SE"/>
          </w:rPr>
          <w:id w:val="1457143350"/>
          <w:citation/>
        </w:sdtPr>
        <w:sdtContent>
          <w:r w:rsidR="00764E4E">
            <w:rPr>
              <w:rFonts w:cs="Times New Roman"/>
              <w:color w:val="000000" w:themeColor="text1"/>
              <w:lang w:val="sv-SE"/>
            </w:rPr>
            <w:fldChar w:fldCharType="begin"/>
          </w:r>
          <w:r w:rsidR="00764E4E">
            <w:rPr>
              <w:rFonts w:cs="Times New Roman"/>
              <w:color w:val="000000" w:themeColor="text1"/>
            </w:rPr>
            <w:instrText xml:space="preserve"> CITATION Sug21 \l 1033 </w:instrText>
          </w:r>
          <w:r w:rsidR="00764E4E">
            <w:rPr>
              <w:rFonts w:cs="Times New Roman"/>
              <w:color w:val="000000" w:themeColor="text1"/>
              <w:lang w:val="sv-SE"/>
            </w:rPr>
            <w:fldChar w:fldCharType="separate"/>
          </w:r>
          <w:r w:rsidR="00764E4E" w:rsidRPr="00764E4E">
            <w:rPr>
              <w:rFonts w:cs="Times New Roman"/>
              <w:noProof/>
              <w:color w:val="000000" w:themeColor="text1"/>
            </w:rPr>
            <w:t>(Sugiono &amp; Aisyah, 2021)</w:t>
          </w:r>
          <w:r w:rsidR="00764E4E">
            <w:rPr>
              <w:rFonts w:cs="Times New Roman"/>
              <w:color w:val="000000" w:themeColor="text1"/>
              <w:lang w:val="sv-SE"/>
            </w:rPr>
            <w:fldChar w:fldCharType="end"/>
          </w:r>
        </w:sdtContent>
      </w:sdt>
      <w:r w:rsidR="00764E4E">
        <w:rPr>
          <w:rFonts w:cs="Times New Roman"/>
          <w:color w:val="000000" w:themeColor="text1"/>
          <w:lang w:val="sv-SE"/>
        </w:rPr>
        <w:t xml:space="preserve"> </w:t>
      </w:r>
      <w:r w:rsidRPr="00524990">
        <w:rPr>
          <w:rFonts w:cs="Times New Roman"/>
          <w:color w:val="000000" w:themeColor="text1"/>
          <w:lang w:val="sv-SE"/>
        </w:rPr>
        <w:t xml:space="preserve">dan </w:t>
      </w:r>
      <w:sdt>
        <w:sdtPr>
          <w:rPr>
            <w:rFonts w:cs="Times New Roman"/>
            <w:color w:val="000000" w:themeColor="text1"/>
            <w:lang w:val="sv-SE"/>
          </w:rPr>
          <w:id w:val="1180466472"/>
          <w:citation/>
        </w:sdtPr>
        <w:sdtContent>
          <w:r w:rsidR="00764E4E">
            <w:rPr>
              <w:rFonts w:cs="Times New Roman"/>
              <w:color w:val="000000" w:themeColor="text1"/>
              <w:lang w:val="sv-SE"/>
            </w:rPr>
            <w:fldChar w:fldCharType="begin"/>
          </w:r>
          <w:r w:rsidR="00764E4E">
            <w:rPr>
              <w:rFonts w:cs="Times New Roman"/>
              <w:color w:val="000000" w:themeColor="text1"/>
            </w:rPr>
            <w:instrText xml:space="preserve"> CITATION Fae25 \l 1033 </w:instrText>
          </w:r>
          <w:r w:rsidR="00764E4E">
            <w:rPr>
              <w:rFonts w:cs="Times New Roman"/>
              <w:color w:val="000000" w:themeColor="text1"/>
              <w:lang w:val="sv-SE"/>
            </w:rPr>
            <w:fldChar w:fldCharType="separate"/>
          </w:r>
          <w:r w:rsidR="00764E4E" w:rsidRPr="00764E4E">
            <w:rPr>
              <w:rFonts w:cs="Times New Roman"/>
              <w:noProof/>
              <w:color w:val="000000" w:themeColor="text1"/>
            </w:rPr>
            <w:t>(Faeni, Faeni, &amp; Kafafi, 2025)</w:t>
          </w:r>
          <w:r w:rsidR="00764E4E">
            <w:rPr>
              <w:rFonts w:cs="Times New Roman"/>
              <w:color w:val="000000" w:themeColor="text1"/>
              <w:lang w:val="sv-SE"/>
            </w:rPr>
            <w:fldChar w:fldCharType="end"/>
          </w:r>
        </w:sdtContent>
      </w:sdt>
      <w:r w:rsidRPr="00524990">
        <w:rPr>
          <w:rFonts w:cs="Times New Roman"/>
          <w:color w:val="000000" w:themeColor="text1"/>
          <w:lang w:val="sv-SE"/>
        </w:rPr>
        <w:t>, yang menyoroti bahwa harga yang dianggap wajar dan selaras dengan nilai layanan dapat meningkatkan loyalitas dan preferensi pelanggan.</w:t>
      </w:r>
    </w:p>
    <w:p w14:paraId="78F5FD28" w14:textId="370C326E" w:rsidR="00524990" w:rsidRPr="00524990" w:rsidRDefault="00524990" w:rsidP="00524990">
      <w:pPr>
        <w:rPr>
          <w:rFonts w:cs="Times New Roman"/>
          <w:color w:val="000000" w:themeColor="text1"/>
          <w:lang w:val="sv-SE"/>
        </w:rPr>
      </w:pPr>
      <w:r w:rsidRPr="00524990">
        <w:rPr>
          <w:rFonts w:cs="Times New Roman"/>
          <w:color w:val="000000" w:themeColor="text1"/>
          <w:lang w:val="sv-SE"/>
        </w:rPr>
        <w:t>Berlandaskan teori dan hasil penelitian ini, disarankan bahwa strategi penetapan harga dapat memperkuat daya saing bisnis, terutama dalam lanskap ritel yang sangat kompetitif.</w:t>
      </w:r>
    </w:p>
    <w:p w14:paraId="1C6A9521" w14:textId="44A59130" w:rsidR="00524990" w:rsidRPr="00524990" w:rsidRDefault="00524990" w:rsidP="00524990">
      <w:pPr>
        <w:rPr>
          <w:rFonts w:cs="Times New Roman"/>
          <w:color w:val="000000" w:themeColor="text1"/>
          <w:lang w:val="sv-SE"/>
        </w:rPr>
      </w:pPr>
      <w:r w:rsidRPr="00B51069">
        <w:rPr>
          <w:rFonts w:cs="Times New Roman"/>
          <w:b/>
          <w:bCs/>
          <w:color w:val="000000" w:themeColor="text1"/>
          <w:lang w:val="sv-SE"/>
        </w:rPr>
        <w:t>H2:</w:t>
      </w:r>
      <w:r w:rsidRPr="00524990">
        <w:rPr>
          <w:rFonts w:cs="Times New Roman"/>
          <w:color w:val="000000" w:themeColor="text1"/>
          <w:lang w:val="sv-SE"/>
        </w:rPr>
        <w:t xml:space="preserve"> Strategi penetapan harga berdampak positif terhadap daya saing bisnis.</w:t>
      </w:r>
    </w:p>
    <w:p w14:paraId="3D504B64" w14:textId="4F9C0F2B" w:rsidR="00524990" w:rsidRPr="00EF51C5" w:rsidRDefault="00524990" w:rsidP="00524990">
      <w:pPr>
        <w:rPr>
          <w:rFonts w:cs="Times New Roman"/>
          <w:b/>
          <w:bCs/>
          <w:color w:val="000000" w:themeColor="text1"/>
          <w:lang w:val="sv-SE"/>
        </w:rPr>
      </w:pPr>
      <w:r w:rsidRPr="00EF51C5">
        <w:rPr>
          <w:rFonts w:cs="Times New Roman"/>
          <w:b/>
          <w:bCs/>
          <w:color w:val="000000" w:themeColor="text1"/>
          <w:lang w:val="sv-SE"/>
        </w:rPr>
        <w:t>Pengaruh Gabungan Manajemen Mutu dan Strategi Penetapan Harga terhadap Daya Saing Bisnis</w:t>
      </w:r>
    </w:p>
    <w:p w14:paraId="7386A502" w14:textId="35F96A83" w:rsidR="00524990" w:rsidRPr="00524990" w:rsidRDefault="00524990" w:rsidP="00524990">
      <w:pPr>
        <w:rPr>
          <w:rFonts w:cs="Times New Roman"/>
          <w:color w:val="000000" w:themeColor="text1"/>
          <w:lang w:val="sv-SE"/>
        </w:rPr>
      </w:pPr>
      <w:r w:rsidRPr="00524990">
        <w:rPr>
          <w:rFonts w:cs="Times New Roman"/>
          <w:color w:val="000000" w:themeColor="text1"/>
          <w:lang w:val="sv-SE"/>
        </w:rPr>
        <w:t>Manajemen mutu dan strategi penetapan harga merupakan elemen penting dalam memberikan nilai kepada konsumen. Sinergi antara layanan berkualitas tinggi dan harga yang mencerminkan nilai yang diberikan dapat meningkatkan persepsi positif konsumen terhadap suatu bisnis. Di toko ritel dan toko swalayan kontemporer, kedua faktor ini bekerja sama untuk menciptakan pengalaman berbelanja yang unggul.</w:t>
      </w:r>
    </w:p>
    <w:p w14:paraId="20C9FA24" w14:textId="0617920D" w:rsidR="00524990" w:rsidRPr="00524990" w:rsidRDefault="00B3378B" w:rsidP="00524990">
      <w:pPr>
        <w:rPr>
          <w:rFonts w:cs="Times New Roman"/>
          <w:color w:val="000000" w:themeColor="text1"/>
          <w:lang w:val="sv-SE"/>
        </w:rPr>
      </w:pPr>
      <w:sdt>
        <w:sdtPr>
          <w:rPr>
            <w:rFonts w:cs="Times New Roman"/>
            <w:color w:val="000000" w:themeColor="text1"/>
            <w:lang w:val="sv-SE"/>
          </w:rPr>
          <w:id w:val="278542502"/>
          <w:citation/>
        </w:sdtPr>
        <w:sdtContent>
          <w:r>
            <w:rPr>
              <w:rFonts w:cs="Times New Roman"/>
              <w:color w:val="000000" w:themeColor="text1"/>
              <w:lang w:val="sv-SE"/>
            </w:rPr>
            <w:fldChar w:fldCharType="begin"/>
          </w:r>
          <w:r>
            <w:rPr>
              <w:rFonts w:cs="Times New Roman"/>
              <w:color w:val="000000" w:themeColor="text1"/>
            </w:rPr>
            <w:instrText xml:space="preserve"> CITATION Ira25 \l 1033 </w:instrText>
          </w:r>
          <w:r>
            <w:rPr>
              <w:rFonts w:cs="Times New Roman"/>
              <w:color w:val="000000" w:themeColor="text1"/>
              <w:lang w:val="sv-SE"/>
            </w:rPr>
            <w:fldChar w:fldCharType="separate"/>
          </w:r>
          <w:r w:rsidRPr="00B3378B">
            <w:rPr>
              <w:rFonts w:cs="Times New Roman"/>
              <w:noProof/>
              <w:color w:val="000000" w:themeColor="text1"/>
            </w:rPr>
            <w:t>(Irawan, Hayat, &amp; Tesniyadi, 2025)</w:t>
          </w:r>
          <w:r>
            <w:rPr>
              <w:rFonts w:cs="Times New Roman"/>
              <w:color w:val="000000" w:themeColor="text1"/>
              <w:lang w:val="sv-SE"/>
            </w:rPr>
            <w:fldChar w:fldCharType="end"/>
          </w:r>
        </w:sdtContent>
      </w:sdt>
      <w:r>
        <w:rPr>
          <w:rFonts w:cs="Times New Roman"/>
          <w:color w:val="000000" w:themeColor="text1"/>
          <w:lang w:val="sv-SE"/>
        </w:rPr>
        <w:t xml:space="preserve"> </w:t>
      </w:r>
      <w:r w:rsidR="00524990" w:rsidRPr="00524990">
        <w:rPr>
          <w:rFonts w:cs="Times New Roman"/>
          <w:color w:val="000000" w:themeColor="text1"/>
          <w:lang w:val="sv-SE"/>
        </w:rPr>
        <w:t xml:space="preserve">menjelaskan bagaimana daya saing toko swalayan dipengaruhi oleh kemampuan mereka dalam mengelola kualitas layanan sekaligus tetap adaptif terhadap penetapan harga. Bersamaan dengan itu, penelitian oleh </w:t>
      </w:r>
      <w:sdt>
        <w:sdtPr>
          <w:rPr>
            <w:rFonts w:cs="Times New Roman"/>
            <w:color w:val="000000" w:themeColor="text1"/>
            <w:lang w:val="sv-SE"/>
          </w:rPr>
          <w:id w:val="-1017686951"/>
          <w:citation/>
        </w:sdtPr>
        <w:sdtContent>
          <w:r w:rsidR="00DB2180">
            <w:rPr>
              <w:rFonts w:cs="Times New Roman"/>
              <w:color w:val="000000" w:themeColor="text1"/>
              <w:lang w:val="sv-SE"/>
            </w:rPr>
            <w:fldChar w:fldCharType="begin"/>
          </w:r>
          <w:r w:rsidR="00DB2180">
            <w:rPr>
              <w:rFonts w:cs="Times New Roman"/>
              <w:color w:val="000000" w:themeColor="text1"/>
            </w:rPr>
            <w:instrText xml:space="preserve"> CITATION Kop23 \l 1033 </w:instrText>
          </w:r>
          <w:r w:rsidR="00DB2180">
            <w:rPr>
              <w:rFonts w:cs="Times New Roman"/>
              <w:color w:val="000000" w:themeColor="text1"/>
              <w:lang w:val="sv-SE"/>
            </w:rPr>
            <w:fldChar w:fldCharType="separate"/>
          </w:r>
          <w:r w:rsidR="00DB2180" w:rsidRPr="00DB2180">
            <w:rPr>
              <w:rFonts w:cs="Times New Roman"/>
              <w:noProof/>
              <w:color w:val="000000" w:themeColor="text1"/>
            </w:rPr>
            <w:t>(Kopalle, Pawels, Akella, &amp; Gangwar, 2023)</w:t>
          </w:r>
          <w:r w:rsidR="00DB2180">
            <w:rPr>
              <w:rFonts w:cs="Times New Roman"/>
              <w:color w:val="000000" w:themeColor="text1"/>
              <w:lang w:val="sv-SE"/>
            </w:rPr>
            <w:fldChar w:fldCharType="end"/>
          </w:r>
        </w:sdtContent>
      </w:sdt>
      <w:r w:rsidR="00DB2180">
        <w:rPr>
          <w:rFonts w:cs="Times New Roman"/>
          <w:color w:val="000000" w:themeColor="text1"/>
          <w:lang w:val="sv-SE"/>
        </w:rPr>
        <w:t xml:space="preserve"> </w:t>
      </w:r>
      <w:r w:rsidR="00524990" w:rsidRPr="00524990">
        <w:rPr>
          <w:rFonts w:cs="Times New Roman"/>
          <w:color w:val="000000" w:themeColor="text1"/>
          <w:lang w:val="sv-SE"/>
        </w:rPr>
        <w:t>menunjukkan bahwa strategi penetapan harga yang efektif harus selaras dengan persepsi kualitas layanan untuk mengoptimalkan hasil pasar.</w:t>
      </w:r>
    </w:p>
    <w:p w14:paraId="7F8E0B72" w14:textId="77777777" w:rsidR="00524990" w:rsidRPr="00524990" w:rsidRDefault="00524990" w:rsidP="00524990">
      <w:pPr>
        <w:rPr>
          <w:rFonts w:cs="Times New Roman"/>
          <w:color w:val="000000" w:themeColor="text1"/>
          <w:lang w:val="sv-SE"/>
        </w:rPr>
      </w:pPr>
      <w:r w:rsidRPr="00524990">
        <w:rPr>
          <w:rFonts w:cs="Times New Roman"/>
          <w:color w:val="000000" w:themeColor="text1"/>
          <w:lang w:val="sv-SE"/>
        </w:rPr>
        <w:lastRenderedPageBreak/>
        <w:t>Hal ini menggarisbawahi bahwa kualitas dan penetapan harga saling terkait dalam mencapai keunggulan kompetitif, karena keduanya secara signifikan membentuk persepsi nilai konsumen dan keputusan pembelian. Pengaruh gabungan keduanya diyakini berkontribusi lebih efektif terhadap daya saing daripada salah satu faktor yang dievaluasi secara independen.</w:t>
      </w:r>
    </w:p>
    <w:p w14:paraId="075A027D" w14:textId="77777777" w:rsidR="00524990" w:rsidRPr="00524990" w:rsidRDefault="00524990" w:rsidP="00524990">
      <w:pPr>
        <w:rPr>
          <w:rFonts w:cs="Times New Roman"/>
          <w:color w:val="000000" w:themeColor="text1"/>
          <w:lang w:val="sv-SE"/>
        </w:rPr>
      </w:pPr>
    </w:p>
    <w:p w14:paraId="04A36EAE" w14:textId="231E2272" w:rsidR="000B6054" w:rsidRPr="00524990" w:rsidRDefault="00524990" w:rsidP="00524990">
      <w:pPr>
        <w:rPr>
          <w:rFonts w:cs="Times New Roman"/>
          <w:color w:val="000000" w:themeColor="text1"/>
          <w:lang w:val="sv-SE"/>
        </w:rPr>
      </w:pPr>
      <w:r w:rsidRPr="00076A30">
        <w:rPr>
          <w:rFonts w:cs="Times New Roman"/>
          <w:b/>
          <w:bCs/>
          <w:color w:val="000000" w:themeColor="text1"/>
          <w:lang w:val="sv-SE"/>
        </w:rPr>
        <w:t>H3:</w:t>
      </w:r>
      <w:r w:rsidRPr="00524990">
        <w:rPr>
          <w:rFonts w:cs="Times New Roman"/>
          <w:color w:val="000000" w:themeColor="text1"/>
          <w:lang w:val="sv-SE"/>
        </w:rPr>
        <w:t xml:space="preserve"> Manajemen mutu dan strategi penetapan harga secara bersama-sama memengaruhi daya saing bisnis secara positif.</w:t>
      </w:r>
    </w:p>
    <w:p w14:paraId="0A637223" w14:textId="6F325E9D" w:rsidR="003775BC" w:rsidRDefault="00C22D99" w:rsidP="00C22D99">
      <w:pPr>
        <w:jc w:val="center"/>
        <w:rPr>
          <w:rFonts w:cs="Times New Roman"/>
          <w:lang w:val="sv-SE"/>
        </w:rPr>
      </w:pPr>
      <w:r>
        <w:rPr>
          <w:noProof/>
        </w:rPr>
        <w:drawing>
          <wp:inline distT="0" distB="0" distL="0" distR="0" wp14:anchorId="2453D686" wp14:editId="2FA25F61">
            <wp:extent cx="2976113" cy="1056444"/>
            <wp:effectExtent l="0" t="0" r="0" b="0"/>
            <wp:docPr id="1462865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0816" cy="1086511"/>
                    </a:xfrm>
                    <a:prstGeom prst="rect">
                      <a:avLst/>
                    </a:prstGeom>
                    <a:noFill/>
                    <a:ln>
                      <a:noFill/>
                    </a:ln>
                  </pic:spPr>
                </pic:pic>
              </a:graphicData>
            </a:graphic>
          </wp:inline>
        </w:drawing>
      </w:r>
    </w:p>
    <w:p w14:paraId="340E942C" w14:textId="733D5906" w:rsidR="001479D1" w:rsidRDefault="003775BC" w:rsidP="003775BC">
      <w:pPr>
        <w:jc w:val="center"/>
        <w:rPr>
          <w:rFonts w:cs="Times New Roman"/>
          <w:lang w:val="sv-SE"/>
        </w:rPr>
      </w:pPr>
      <w:r>
        <w:rPr>
          <w:rFonts w:cs="Times New Roman"/>
          <w:b/>
          <w:bCs/>
          <w:lang w:val="sv-SE"/>
        </w:rPr>
        <w:t xml:space="preserve">Gambar 2. </w:t>
      </w:r>
      <w:r w:rsidRPr="003775BC">
        <w:rPr>
          <w:rFonts w:cs="Times New Roman"/>
          <w:lang w:val="sv-SE"/>
        </w:rPr>
        <w:t xml:space="preserve">Kerangka </w:t>
      </w:r>
      <w:r>
        <w:rPr>
          <w:rFonts w:cs="Times New Roman"/>
          <w:lang w:val="sv-SE"/>
        </w:rPr>
        <w:t>konseptual penelitian</w:t>
      </w:r>
    </w:p>
    <w:p w14:paraId="60E97614" w14:textId="0B8FBD95" w:rsidR="00BB5646" w:rsidRDefault="008075A3" w:rsidP="006E5417">
      <w:pPr>
        <w:jc w:val="center"/>
        <w:rPr>
          <w:rFonts w:cs="Times New Roman"/>
          <w:lang w:val="sv-SE"/>
        </w:rPr>
      </w:pPr>
      <w:r>
        <w:rPr>
          <w:rFonts w:cs="Times New Roman"/>
          <w:lang w:val="sv-SE"/>
        </w:rPr>
        <w:t>Sumber</w:t>
      </w:r>
      <w:r w:rsidR="006E5417">
        <w:rPr>
          <w:rFonts w:cs="Times New Roman"/>
          <w:lang w:val="sv-SE"/>
        </w:rPr>
        <w:t>: Peneliti (2025)</w:t>
      </w:r>
    </w:p>
    <w:p w14:paraId="3905CE63" w14:textId="33A1EA81" w:rsidR="00EA2F99" w:rsidRPr="002034AD" w:rsidRDefault="003775BC" w:rsidP="002034AD">
      <w:pPr>
        <w:rPr>
          <w:rFonts w:cs="Times New Roman"/>
          <w:lang w:val="sv-SE"/>
        </w:rPr>
      </w:pPr>
      <w:r w:rsidRPr="003775BC">
        <w:rPr>
          <w:rFonts w:cs="Times New Roman"/>
          <w:lang w:val="sv-SE"/>
        </w:rPr>
        <w:t xml:space="preserve">Dalam </w:t>
      </w:r>
      <w:r w:rsidR="00520F4A">
        <w:rPr>
          <w:rFonts w:cs="Times New Roman"/>
          <w:lang w:val="sv-SE"/>
        </w:rPr>
        <w:t>kerangka</w:t>
      </w:r>
      <w:r w:rsidR="00235FEB">
        <w:rPr>
          <w:rFonts w:cs="Times New Roman"/>
          <w:lang w:val="sv-SE"/>
        </w:rPr>
        <w:t xml:space="preserve"> konseptual diatas menggambarkan bahwa</w:t>
      </w:r>
      <w:r w:rsidR="00520F4A">
        <w:rPr>
          <w:rFonts w:cs="Times New Roman"/>
          <w:lang w:val="sv-SE"/>
        </w:rPr>
        <w:t xml:space="preserve"> </w:t>
      </w:r>
      <w:r w:rsidR="001B7A04" w:rsidRPr="001B7A04">
        <w:rPr>
          <w:rFonts w:cs="Times New Roman"/>
          <w:lang w:val="sv-SE"/>
        </w:rPr>
        <w:t>manajemen mutu, strategi penetapan harga, dan daya saing bisnis. Manajemen mutu (X1) menandakan inisiatif perusahaan untuk mempertahankan dan meningkatkan kualitas layanan, kenyamanan, dan keandalan operasional guna memenuhi permintaan pelanggan. Strategi penetapan harga (X2) menguraikan metode yang digunakan bisnis untuk menetapkan harga yang sesuai, adil, dan kompetitif berdasarkan persepsi pelanggan terhadap nilai dan kondisi pasar saat ini. Sementara itu, daya saing bisnis (Y) menunjukkan kapasitas perusahaan untuk berkembang dan menarik pelanggan dengan menawarkan kualitas layanan yang prima, harga yang wajar, dan kemampuan untuk memenuhi preferensi konsumen dalam lanskap ritel yang berubah dengan cepat.</w:t>
      </w:r>
    </w:p>
    <w:p w14:paraId="779AE540" w14:textId="7E69B9B2" w:rsidR="008E3D3E" w:rsidRPr="001A5185" w:rsidRDefault="008E3D3E" w:rsidP="002034AD">
      <w:pPr>
        <w:rPr>
          <w:rFonts w:cs="Times New Roman"/>
          <w:b/>
          <w:bCs/>
          <w:lang w:val="sv-SE"/>
        </w:rPr>
      </w:pPr>
      <w:r w:rsidRPr="001A5185">
        <w:rPr>
          <w:rFonts w:cs="Times New Roman"/>
          <w:b/>
          <w:bCs/>
          <w:lang w:val="sv-SE"/>
        </w:rPr>
        <w:t>METODE PENELITIAN</w:t>
      </w:r>
    </w:p>
    <w:p w14:paraId="1C67DED1" w14:textId="2200AF5E" w:rsidR="00DD0AB7" w:rsidRPr="005D428E" w:rsidRDefault="002A6B85" w:rsidP="002A6B85">
      <w:pPr>
        <w:rPr>
          <w:rFonts w:cs="Times New Roman"/>
          <w:lang w:val="sv-SE"/>
        </w:rPr>
      </w:pPr>
      <w:r w:rsidRPr="002A6B85">
        <w:rPr>
          <w:rFonts w:cs="Times New Roman"/>
          <w:lang w:val="sv-SE"/>
        </w:rPr>
        <w:t>Penelitian ini menggunakan pendekatan kuantitatif dengan metode asosiatif, yaitu penelitian yang bertujuan untuk mengetahui hubungan dan pengaruh antara dua atau lebih variabel. Pendekatan kuantitatif dipilih karena penelitian ini mengukur data numerik dari hasil kuesioner untuk dianalisis secara statistik. Penelitian ini berfokus pada pengaruh manajemen mutu (X₁) dan strategi penetapan harga (X₂) terhadap daya saing usaha (Y) pada ritel modern dan toko kelontong.</w:t>
      </w:r>
    </w:p>
    <w:p w14:paraId="49C2E42C" w14:textId="77777777" w:rsidR="002A6B85" w:rsidRPr="002A6B85" w:rsidRDefault="002A6B85" w:rsidP="00F84A78">
      <w:pPr>
        <w:rPr>
          <w:rFonts w:cs="Times New Roman"/>
          <w:b/>
          <w:bCs/>
          <w:lang w:val="sv-SE"/>
        </w:rPr>
      </w:pPr>
      <w:r w:rsidRPr="002A6B85">
        <w:rPr>
          <w:rFonts w:cs="Times New Roman"/>
          <w:b/>
          <w:bCs/>
          <w:lang w:val="sv-SE"/>
        </w:rPr>
        <w:t>Populasi dan Sampel Penelitian</w:t>
      </w:r>
    </w:p>
    <w:p w14:paraId="53AB9230" w14:textId="77777777" w:rsidR="002A6B85" w:rsidRDefault="002A6B85" w:rsidP="00F84A78">
      <w:pPr>
        <w:rPr>
          <w:rFonts w:cs="Times New Roman"/>
          <w:lang w:val="sv-SE"/>
        </w:rPr>
      </w:pPr>
      <w:r w:rsidRPr="002A6B85">
        <w:rPr>
          <w:rFonts w:cs="Times New Roman"/>
          <w:lang w:val="sv-SE"/>
        </w:rPr>
        <w:t>Populasi dalam penelitian ini adalah seluruh konsumen yang pernah berbelanja di ritel modern dan toko kelontong. Karena jumlah populasi tidak diketahui secara pasti, maka teknik pengambilan sampel menggunakan non-probability sampling dengan metode purposive sampling, yaitu responden dipilih berdasarkan kriteria tertentu:</w:t>
      </w:r>
    </w:p>
    <w:p w14:paraId="03921DE4" w14:textId="77777777" w:rsidR="002A6B85" w:rsidRDefault="002A6B85" w:rsidP="00F84A78">
      <w:pPr>
        <w:pStyle w:val="ListParagraph"/>
        <w:numPr>
          <w:ilvl w:val="0"/>
          <w:numId w:val="9"/>
        </w:numPr>
        <w:rPr>
          <w:rFonts w:cs="Times New Roman"/>
          <w:lang w:val="sv-SE"/>
        </w:rPr>
      </w:pPr>
      <w:r w:rsidRPr="002A6B85">
        <w:rPr>
          <w:rFonts w:cs="Times New Roman"/>
          <w:lang w:val="sv-SE"/>
        </w:rPr>
        <w:lastRenderedPageBreak/>
        <w:t>Pernah berbelanja di ritel modern dan toko kelontong minimal satu kali dalam sebulan terakhir.</w:t>
      </w:r>
    </w:p>
    <w:p w14:paraId="24451DD2" w14:textId="4519A314" w:rsidR="00E90369" w:rsidRDefault="002A6B85" w:rsidP="00F84A78">
      <w:pPr>
        <w:pStyle w:val="ListParagraph"/>
        <w:numPr>
          <w:ilvl w:val="0"/>
          <w:numId w:val="9"/>
        </w:numPr>
        <w:rPr>
          <w:rFonts w:cs="Times New Roman"/>
          <w:lang w:val="sv-SE"/>
        </w:rPr>
      </w:pPr>
      <w:r w:rsidRPr="002A6B85">
        <w:rPr>
          <w:rFonts w:cs="Times New Roman"/>
          <w:lang w:val="sv-SE"/>
        </w:rPr>
        <w:t>Berusia minimal 17 tahun.</w:t>
      </w:r>
    </w:p>
    <w:p w14:paraId="39CB8628" w14:textId="5ECF88CB" w:rsidR="002A6B85" w:rsidRDefault="002A6B85" w:rsidP="00F84A78">
      <w:pPr>
        <w:pStyle w:val="ListParagraph"/>
        <w:numPr>
          <w:ilvl w:val="0"/>
          <w:numId w:val="9"/>
        </w:numPr>
        <w:rPr>
          <w:rFonts w:cs="Times New Roman"/>
          <w:lang w:val="sv-SE"/>
        </w:rPr>
      </w:pPr>
      <w:r w:rsidRPr="002A6B85">
        <w:rPr>
          <w:rFonts w:cs="Times New Roman"/>
          <w:lang w:val="sv-SE"/>
        </w:rPr>
        <w:t xml:space="preserve">Jumlah sampel yang digunakan dalam penelitian ini sebanyak </w:t>
      </w:r>
      <w:r>
        <w:rPr>
          <w:rFonts w:cs="Times New Roman"/>
          <w:lang w:val="sv-SE"/>
        </w:rPr>
        <w:t>50</w:t>
      </w:r>
      <w:r w:rsidRPr="002A6B85">
        <w:rPr>
          <w:rFonts w:cs="Times New Roman"/>
          <w:lang w:val="sv-SE"/>
        </w:rPr>
        <w:t xml:space="preserve"> responden, </w:t>
      </w:r>
      <w:r w:rsidR="00C7422E">
        <w:rPr>
          <w:rFonts w:cs="Times New Roman"/>
          <w:lang w:val="sv-SE"/>
        </w:rPr>
        <w:t xml:space="preserve"> </w:t>
      </w:r>
      <w:r w:rsidR="00DE295B">
        <w:rPr>
          <w:rFonts w:cs="Times New Roman"/>
          <w:lang w:val="sv-SE"/>
        </w:rPr>
        <w:t xml:space="preserve">sesuai </w:t>
      </w:r>
      <w:r w:rsidRPr="002A6B85">
        <w:rPr>
          <w:rFonts w:cs="Times New Roman"/>
          <w:lang w:val="sv-SE"/>
        </w:rPr>
        <w:t>dengan</w:t>
      </w:r>
      <w:r w:rsidR="00DE295B">
        <w:rPr>
          <w:rFonts w:cs="Times New Roman"/>
          <w:lang w:val="sv-SE"/>
        </w:rPr>
        <w:t xml:space="preserve"> ketentuan minimal analisis PLS-SEM </w:t>
      </w:r>
      <w:r w:rsidR="00074306">
        <w:rPr>
          <w:rFonts w:cs="Times New Roman"/>
          <w:lang w:val="sv-SE"/>
        </w:rPr>
        <w:t>yang toleran terhadap ukuran sampel kecil</w:t>
      </w:r>
      <w:r w:rsidRPr="002A6B85">
        <w:rPr>
          <w:rFonts w:cs="Times New Roman"/>
          <w:lang w:val="sv-SE"/>
        </w:rPr>
        <w:t>.</w:t>
      </w:r>
    </w:p>
    <w:p w14:paraId="36F8BFD3" w14:textId="77777777" w:rsidR="002A6B85" w:rsidRPr="002A6B85" w:rsidRDefault="002A6B85" w:rsidP="00F84A78">
      <w:pPr>
        <w:rPr>
          <w:rFonts w:cs="Times New Roman"/>
          <w:b/>
          <w:bCs/>
          <w:lang w:val="sv-SE"/>
        </w:rPr>
      </w:pPr>
      <w:r w:rsidRPr="002A6B85">
        <w:rPr>
          <w:rFonts w:cs="Times New Roman"/>
          <w:b/>
          <w:bCs/>
          <w:lang w:val="sv-SE"/>
        </w:rPr>
        <w:t>Jenis dan Sumber Data</w:t>
      </w:r>
    </w:p>
    <w:p w14:paraId="5FEFDE20" w14:textId="3EE7C783" w:rsidR="00F84A78" w:rsidRPr="00F84A78" w:rsidRDefault="00F84A78" w:rsidP="00F84A78">
      <w:pPr>
        <w:rPr>
          <w:rFonts w:cs="Times New Roman"/>
          <w:lang w:val="sv-SE"/>
        </w:rPr>
      </w:pPr>
      <w:r w:rsidRPr="00F84A78">
        <w:rPr>
          <w:rFonts w:cs="Times New Roman"/>
          <w:lang w:val="sv-SE"/>
        </w:rPr>
        <w:t>Data yang digunakan dalam penelitian ini adalah data primer dan data sekunder.</w:t>
      </w:r>
      <w:r>
        <w:rPr>
          <w:rFonts w:cs="Times New Roman"/>
          <w:lang w:val="sv-SE"/>
        </w:rPr>
        <w:t xml:space="preserve"> </w:t>
      </w:r>
      <w:r w:rsidRPr="00F84A78">
        <w:rPr>
          <w:rFonts w:cs="Times New Roman"/>
          <w:lang w:val="sv-SE"/>
        </w:rPr>
        <w:t>Data primer diperoleh secara langsung melalui penyebaran kuesioner tertutup kepada responden yang pernah berbelanja di ritel modern (seperti Indomaret, Alfamart, dan supermarket) serta toko kelontong tradisional. Kuesioner disusun berdasarkan indikator dari masing-masing variabel penelitian, menggunakan skala Likert lima poin, yaitu dari (1) Sangat Tidak Setuju hingga (5) Sangat Setuju.</w:t>
      </w:r>
    </w:p>
    <w:p w14:paraId="64DB11C3" w14:textId="10294B18" w:rsidR="002A6B85" w:rsidRPr="002A6B85" w:rsidRDefault="00F84A78" w:rsidP="00F84A78">
      <w:pPr>
        <w:rPr>
          <w:rFonts w:cs="Times New Roman"/>
          <w:lang w:val="sv-SE"/>
        </w:rPr>
      </w:pPr>
      <w:r w:rsidRPr="00F84A78">
        <w:rPr>
          <w:rFonts w:cs="Times New Roman"/>
          <w:lang w:val="sv-SE"/>
        </w:rPr>
        <w:t>Sementara itu, data sekunder diperoleh dari berbagai sumber seperti jurnal ilmiah, artikel penelitian terdahulu, buku teks, dan laporan terkait manajemen mutu, strategi penetapan harga, serta daya saing usaha di sektor ritel dan perdagangan tradisional.</w:t>
      </w:r>
    </w:p>
    <w:p w14:paraId="2AB8E2EB" w14:textId="0D28C923" w:rsidR="002A6B85" w:rsidRPr="002A6B85" w:rsidRDefault="002A6B85" w:rsidP="00F84A78">
      <w:pPr>
        <w:rPr>
          <w:rFonts w:cs="Times New Roman"/>
          <w:b/>
          <w:bCs/>
          <w:lang w:val="sv-SE"/>
        </w:rPr>
      </w:pPr>
      <w:r w:rsidRPr="002A6B85">
        <w:rPr>
          <w:rFonts w:cs="Times New Roman"/>
          <w:b/>
          <w:bCs/>
          <w:lang w:val="sv-SE"/>
        </w:rPr>
        <w:t>Definisi Operasional Variabel</w:t>
      </w:r>
    </w:p>
    <w:p w14:paraId="739B2754" w14:textId="4B222B2D" w:rsidR="002A6B85" w:rsidRPr="00F84A78" w:rsidRDefault="002A6B85" w:rsidP="00F84A78">
      <w:pPr>
        <w:pStyle w:val="ListParagraph"/>
        <w:numPr>
          <w:ilvl w:val="3"/>
          <w:numId w:val="1"/>
        </w:numPr>
        <w:rPr>
          <w:rFonts w:cs="Times New Roman"/>
          <w:lang w:val="sv-SE"/>
        </w:rPr>
      </w:pPr>
      <w:r w:rsidRPr="00F84A78">
        <w:rPr>
          <w:rFonts w:cs="Times New Roman"/>
          <w:lang w:val="sv-SE"/>
        </w:rPr>
        <w:t>Manajemen Mutu (X₁)</w:t>
      </w:r>
    </w:p>
    <w:p w14:paraId="5F6A3AA0" w14:textId="5BBF8FD1" w:rsidR="002A6B85" w:rsidRPr="002A6B85" w:rsidRDefault="002A6B85" w:rsidP="00F84A78">
      <w:pPr>
        <w:rPr>
          <w:rFonts w:cs="Times New Roman"/>
          <w:lang w:val="sv-SE"/>
        </w:rPr>
      </w:pPr>
      <w:r w:rsidRPr="002A6B85">
        <w:rPr>
          <w:rFonts w:cs="Times New Roman"/>
          <w:lang w:val="sv-SE"/>
        </w:rPr>
        <w:t>Sejauh mana ritel modern dan toko kelontong menjaga serta meningkatkan kualitas produk dan pelayanan kepada pelanggan, seperti kebersihan, keandalan stok, dan kenyamanan tempat belanja.</w:t>
      </w:r>
    </w:p>
    <w:p w14:paraId="0957ED03" w14:textId="238200BB" w:rsidR="002A6B85" w:rsidRDefault="002A6B85" w:rsidP="00F84A78">
      <w:pPr>
        <w:pStyle w:val="ListParagraph"/>
        <w:numPr>
          <w:ilvl w:val="3"/>
          <w:numId w:val="1"/>
        </w:numPr>
        <w:rPr>
          <w:rFonts w:cs="Times New Roman"/>
          <w:lang w:val="sv-SE"/>
        </w:rPr>
      </w:pPr>
      <w:r w:rsidRPr="00F84A78">
        <w:rPr>
          <w:rFonts w:cs="Times New Roman"/>
          <w:lang w:val="sv-SE"/>
        </w:rPr>
        <w:t xml:space="preserve"> Strategi Penetapan Harga (X₂)</w:t>
      </w:r>
    </w:p>
    <w:p w14:paraId="3DEB2994" w14:textId="7B31ED68" w:rsidR="00F84A78" w:rsidRPr="00EA2F99" w:rsidRDefault="00F84A78" w:rsidP="00EA2F99">
      <w:pPr>
        <w:rPr>
          <w:rFonts w:cs="Times New Roman"/>
          <w:lang w:val="sv-SE"/>
        </w:rPr>
      </w:pPr>
      <w:r w:rsidRPr="00F84A78">
        <w:rPr>
          <w:rFonts w:cs="Times New Roman"/>
          <w:lang w:val="sv-SE"/>
        </w:rPr>
        <w:t>Tingkat kemampuan ritel modern dan toko kelontong dalam menentukan harga yang sesuai dengan kualitas barang, stabilitas harga, serta kesesuaian dengan kemampuan keuangan konsumen, termasuk adanya promo atau fleksibilitas harga.</w:t>
      </w:r>
    </w:p>
    <w:p w14:paraId="44F0E2EE" w14:textId="683EA770" w:rsidR="00F84A78" w:rsidRPr="00F84A78" w:rsidRDefault="00F84A78" w:rsidP="00F84A78">
      <w:pPr>
        <w:pStyle w:val="ListParagraph"/>
        <w:numPr>
          <w:ilvl w:val="3"/>
          <w:numId w:val="1"/>
        </w:numPr>
        <w:rPr>
          <w:rFonts w:cs="Times New Roman"/>
          <w:lang w:val="sv-SE"/>
        </w:rPr>
      </w:pPr>
      <w:r w:rsidRPr="00F84A78">
        <w:rPr>
          <w:rFonts w:cs="Times New Roman"/>
          <w:lang w:val="sv-SE"/>
        </w:rPr>
        <w:t>Daya Saing Usaha (Y)</w:t>
      </w:r>
    </w:p>
    <w:p w14:paraId="3E8B8026" w14:textId="4929D90B" w:rsidR="002A6B85" w:rsidRDefault="002A6B85" w:rsidP="00F84A78">
      <w:pPr>
        <w:rPr>
          <w:rFonts w:cs="Times New Roman"/>
          <w:lang w:val="sv-SE"/>
        </w:rPr>
      </w:pPr>
      <w:r w:rsidRPr="00F84A78">
        <w:rPr>
          <w:rFonts w:cs="Times New Roman"/>
          <w:lang w:val="sv-SE"/>
        </w:rPr>
        <w:t>Kemampuan ritel modern dan toko kelontong dalam mempertahankan dan menarik pelanggan melalui kualitas layanan, harga yang kompetitif, serta kepuasan dan loyalitas konsumen terhadap usaha tersebut.</w:t>
      </w:r>
    </w:p>
    <w:p w14:paraId="7B945342" w14:textId="77777777" w:rsidR="00F84A78" w:rsidRDefault="00F84A78" w:rsidP="00F84A78">
      <w:pPr>
        <w:rPr>
          <w:rFonts w:cs="Times New Roman"/>
          <w:b/>
          <w:bCs/>
          <w:lang w:val="en-ID"/>
        </w:rPr>
      </w:pPr>
      <w:r w:rsidRPr="009F68A3">
        <w:rPr>
          <w:rFonts w:cs="Times New Roman"/>
          <w:b/>
          <w:bCs/>
          <w:lang w:val="en-ID"/>
        </w:rPr>
        <w:t xml:space="preserve">Teknik </w:t>
      </w:r>
      <w:proofErr w:type="spellStart"/>
      <w:r w:rsidRPr="009F68A3">
        <w:rPr>
          <w:rFonts w:cs="Times New Roman"/>
          <w:b/>
          <w:bCs/>
          <w:lang w:val="en-ID"/>
        </w:rPr>
        <w:t>Analisis</w:t>
      </w:r>
      <w:proofErr w:type="spellEnd"/>
      <w:r w:rsidRPr="009F68A3">
        <w:rPr>
          <w:rFonts w:cs="Times New Roman"/>
          <w:b/>
          <w:bCs/>
          <w:lang w:val="en-ID"/>
        </w:rPr>
        <w:t xml:space="preserve"> Data</w:t>
      </w:r>
    </w:p>
    <w:p w14:paraId="2C0F6260" w14:textId="7893469A" w:rsidR="009F4A12" w:rsidRDefault="009F4A12" w:rsidP="00F84A78">
      <w:pPr>
        <w:rPr>
          <w:rFonts w:cs="Times New Roman"/>
          <w:lang w:val="en-ID"/>
        </w:rPr>
      </w:pPr>
      <w:r w:rsidRPr="009F4A12">
        <w:rPr>
          <w:rFonts w:cs="Times New Roman"/>
          <w:lang w:val="en-ID"/>
        </w:rPr>
        <w:t xml:space="preserve">Metode </w:t>
      </w:r>
      <w:proofErr w:type="spellStart"/>
      <w:r w:rsidRPr="009F4A12">
        <w:rPr>
          <w:rFonts w:cs="Times New Roman"/>
          <w:lang w:val="en-ID"/>
        </w:rPr>
        <w:t>analisis</w:t>
      </w:r>
      <w:proofErr w:type="spellEnd"/>
      <w:r w:rsidRPr="009F4A12">
        <w:rPr>
          <w:rFonts w:cs="Times New Roman"/>
          <w:lang w:val="en-ID"/>
        </w:rPr>
        <w:t xml:space="preserve"> data </w:t>
      </w:r>
      <w:proofErr w:type="spellStart"/>
      <w:r w:rsidRPr="009F4A12">
        <w:rPr>
          <w:rFonts w:cs="Times New Roman"/>
          <w:lang w:val="en-ID"/>
        </w:rPr>
        <w:t>menggunakan</w:t>
      </w:r>
      <w:proofErr w:type="spellEnd"/>
      <w:r w:rsidRPr="009F4A12">
        <w:rPr>
          <w:rFonts w:cs="Times New Roman"/>
          <w:lang w:val="en-ID"/>
        </w:rPr>
        <w:t xml:space="preserve"> </w:t>
      </w:r>
      <w:proofErr w:type="spellStart"/>
      <w:r w:rsidRPr="009F4A12">
        <w:rPr>
          <w:rFonts w:cs="Times New Roman"/>
          <w:lang w:val="en-ID"/>
        </w:rPr>
        <w:t>teknik</w:t>
      </w:r>
      <w:proofErr w:type="spellEnd"/>
      <w:r w:rsidRPr="009F4A12">
        <w:rPr>
          <w:rFonts w:cs="Times New Roman"/>
          <w:lang w:val="en-ID"/>
        </w:rPr>
        <w:t xml:space="preserve"> Partial Least Squares–Structural Equation </w:t>
      </w:r>
      <w:proofErr w:type="spellStart"/>
      <w:r w:rsidRPr="009F4A12">
        <w:rPr>
          <w:rFonts w:cs="Times New Roman"/>
          <w:lang w:val="en-ID"/>
        </w:rPr>
        <w:t>Modeling</w:t>
      </w:r>
      <w:proofErr w:type="spellEnd"/>
      <w:r w:rsidRPr="009F4A12">
        <w:rPr>
          <w:rFonts w:cs="Times New Roman"/>
          <w:lang w:val="en-ID"/>
        </w:rPr>
        <w:t xml:space="preserve"> (PLS-SEM) </w:t>
      </w:r>
      <w:proofErr w:type="spellStart"/>
      <w:r w:rsidRPr="009F4A12">
        <w:rPr>
          <w:rFonts w:cs="Times New Roman"/>
          <w:lang w:val="en-ID"/>
        </w:rPr>
        <w:t>menggunakan</w:t>
      </w:r>
      <w:proofErr w:type="spellEnd"/>
      <w:r w:rsidRPr="009F4A12">
        <w:rPr>
          <w:rFonts w:cs="Times New Roman"/>
          <w:lang w:val="en-ID"/>
        </w:rPr>
        <w:t xml:space="preserve"> </w:t>
      </w:r>
      <w:proofErr w:type="spellStart"/>
      <w:r w:rsidRPr="009F4A12">
        <w:rPr>
          <w:rFonts w:cs="Times New Roman"/>
          <w:lang w:val="en-ID"/>
        </w:rPr>
        <w:t>perangkat</w:t>
      </w:r>
      <w:proofErr w:type="spellEnd"/>
      <w:r w:rsidRPr="009F4A12">
        <w:rPr>
          <w:rFonts w:cs="Times New Roman"/>
          <w:lang w:val="en-ID"/>
        </w:rPr>
        <w:t xml:space="preserve"> </w:t>
      </w:r>
      <w:proofErr w:type="spellStart"/>
      <w:r w:rsidRPr="009F4A12">
        <w:rPr>
          <w:rFonts w:cs="Times New Roman"/>
          <w:lang w:val="en-ID"/>
        </w:rPr>
        <w:t>lunak</w:t>
      </w:r>
      <w:proofErr w:type="spellEnd"/>
      <w:r w:rsidRPr="009F4A12">
        <w:rPr>
          <w:rFonts w:cs="Times New Roman"/>
          <w:lang w:val="en-ID"/>
        </w:rPr>
        <w:t xml:space="preserve"> </w:t>
      </w:r>
      <w:proofErr w:type="spellStart"/>
      <w:r w:rsidRPr="009F4A12">
        <w:rPr>
          <w:rFonts w:cs="Times New Roman"/>
          <w:lang w:val="en-ID"/>
        </w:rPr>
        <w:t>SmartPLS</w:t>
      </w:r>
      <w:proofErr w:type="spellEnd"/>
      <w:r w:rsidRPr="009F4A12">
        <w:rPr>
          <w:rFonts w:cs="Times New Roman"/>
          <w:lang w:val="en-ID"/>
        </w:rPr>
        <w:t xml:space="preserve">. </w:t>
      </w:r>
      <w:proofErr w:type="spellStart"/>
      <w:r w:rsidRPr="009F4A12">
        <w:rPr>
          <w:rFonts w:cs="Times New Roman"/>
          <w:lang w:val="en-ID"/>
        </w:rPr>
        <w:t>Pendekatan</w:t>
      </w:r>
      <w:proofErr w:type="spellEnd"/>
      <w:r w:rsidRPr="009F4A12">
        <w:rPr>
          <w:rFonts w:cs="Times New Roman"/>
          <w:lang w:val="en-ID"/>
        </w:rPr>
        <w:t xml:space="preserve"> </w:t>
      </w:r>
      <w:proofErr w:type="spellStart"/>
      <w:r w:rsidRPr="009F4A12">
        <w:rPr>
          <w:rFonts w:cs="Times New Roman"/>
          <w:lang w:val="en-ID"/>
        </w:rPr>
        <w:t>ini</w:t>
      </w:r>
      <w:proofErr w:type="spellEnd"/>
      <w:r w:rsidRPr="009F4A12">
        <w:rPr>
          <w:rFonts w:cs="Times New Roman"/>
          <w:lang w:val="en-ID"/>
        </w:rPr>
        <w:t xml:space="preserve"> </w:t>
      </w:r>
      <w:proofErr w:type="spellStart"/>
      <w:r w:rsidRPr="009F4A12">
        <w:rPr>
          <w:rFonts w:cs="Times New Roman"/>
          <w:lang w:val="en-ID"/>
        </w:rPr>
        <w:t>dipilih</w:t>
      </w:r>
      <w:proofErr w:type="spellEnd"/>
      <w:r w:rsidRPr="009F4A12">
        <w:rPr>
          <w:rFonts w:cs="Times New Roman"/>
          <w:lang w:val="en-ID"/>
        </w:rPr>
        <w:t xml:space="preserve"> </w:t>
      </w:r>
      <w:proofErr w:type="spellStart"/>
      <w:r w:rsidRPr="009F4A12">
        <w:rPr>
          <w:rFonts w:cs="Times New Roman"/>
          <w:lang w:val="en-ID"/>
        </w:rPr>
        <w:t>karena</w:t>
      </w:r>
      <w:proofErr w:type="spellEnd"/>
      <w:r w:rsidRPr="009F4A12">
        <w:rPr>
          <w:rFonts w:cs="Times New Roman"/>
          <w:lang w:val="en-ID"/>
        </w:rPr>
        <w:t xml:space="preserve"> </w:t>
      </w:r>
      <w:proofErr w:type="spellStart"/>
      <w:r w:rsidRPr="009F4A12">
        <w:rPr>
          <w:rFonts w:cs="Times New Roman"/>
          <w:lang w:val="en-ID"/>
        </w:rPr>
        <w:t>kemampuannya</w:t>
      </w:r>
      <w:proofErr w:type="spellEnd"/>
      <w:r w:rsidRPr="009F4A12">
        <w:rPr>
          <w:rFonts w:cs="Times New Roman"/>
          <w:lang w:val="en-ID"/>
        </w:rPr>
        <w:t xml:space="preserve"> </w:t>
      </w:r>
      <w:proofErr w:type="spellStart"/>
      <w:r w:rsidRPr="009F4A12">
        <w:rPr>
          <w:rFonts w:cs="Times New Roman"/>
          <w:lang w:val="en-ID"/>
        </w:rPr>
        <w:t>untuk</w:t>
      </w:r>
      <w:proofErr w:type="spellEnd"/>
      <w:r w:rsidRPr="009F4A12">
        <w:rPr>
          <w:rFonts w:cs="Times New Roman"/>
          <w:lang w:val="en-ID"/>
        </w:rPr>
        <w:t xml:space="preserve"> </w:t>
      </w:r>
      <w:proofErr w:type="spellStart"/>
      <w:r w:rsidRPr="009F4A12">
        <w:rPr>
          <w:rFonts w:cs="Times New Roman"/>
          <w:lang w:val="en-ID"/>
        </w:rPr>
        <w:t>mengevaluasi</w:t>
      </w:r>
      <w:proofErr w:type="spellEnd"/>
      <w:r w:rsidRPr="009F4A12">
        <w:rPr>
          <w:rFonts w:cs="Times New Roman"/>
          <w:lang w:val="en-ID"/>
        </w:rPr>
        <w:t xml:space="preserve"> model </w:t>
      </w:r>
      <w:proofErr w:type="spellStart"/>
      <w:r w:rsidRPr="009F4A12">
        <w:rPr>
          <w:rFonts w:cs="Times New Roman"/>
          <w:lang w:val="en-ID"/>
        </w:rPr>
        <w:t>struktural</w:t>
      </w:r>
      <w:proofErr w:type="spellEnd"/>
      <w:r w:rsidRPr="009F4A12">
        <w:rPr>
          <w:rFonts w:cs="Times New Roman"/>
          <w:lang w:val="en-ID"/>
        </w:rPr>
        <w:t xml:space="preserve"> dan </w:t>
      </w:r>
      <w:proofErr w:type="spellStart"/>
      <w:r w:rsidRPr="009F4A12">
        <w:rPr>
          <w:rFonts w:cs="Times New Roman"/>
          <w:lang w:val="en-ID"/>
        </w:rPr>
        <w:t>pengukuran</w:t>
      </w:r>
      <w:proofErr w:type="spellEnd"/>
      <w:r w:rsidRPr="009F4A12">
        <w:rPr>
          <w:rFonts w:cs="Times New Roman"/>
          <w:lang w:val="en-ID"/>
        </w:rPr>
        <w:t xml:space="preserve"> </w:t>
      </w:r>
      <w:proofErr w:type="spellStart"/>
      <w:r w:rsidRPr="009F4A12">
        <w:rPr>
          <w:rFonts w:cs="Times New Roman"/>
          <w:lang w:val="en-ID"/>
        </w:rPr>
        <w:t>secara</w:t>
      </w:r>
      <w:proofErr w:type="spellEnd"/>
      <w:r w:rsidRPr="009F4A12">
        <w:rPr>
          <w:rFonts w:cs="Times New Roman"/>
          <w:lang w:val="en-ID"/>
        </w:rPr>
        <w:t xml:space="preserve"> </w:t>
      </w:r>
      <w:proofErr w:type="spellStart"/>
      <w:r w:rsidRPr="009F4A12">
        <w:rPr>
          <w:rFonts w:cs="Times New Roman"/>
          <w:lang w:val="en-ID"/>
        </w:rPr>
        <w:t>bersamaan</w:t>
      </w:r>
      <w:proofErr w:type="spellEnd"/>
      <w:r w:rsidRPr="009F4A12">
        <w:rPr>
          <w:rFonts w:cs="Times New Roman"/>
          <w:lang w:val="en-ID"/>
        </w:rPr>
        <w:t xml:space="preserve">, </w:t>
      </w:r>
      <w:proofErr w:type="spellStart"/>
      <w:r w:rsidRPr="009F4A12">
        <w:rPr>
          <w:rFonts w:cs="Times New Roman"/>
          <w:lang w:val="en-ID"/>
        </w:rPr>
        <w:t>serta</w:t>
      </w:r>
      <w:proofErr w:type="spellEnd"/>
      <w:r w:rsidRPr="009F4A12">
        <w:rPr>
          <w:rFonts w:cs="Times New Roman"/>
          <w:lang w:val="en-ID"/>
        </w:rPr>
        <w:t xml:space="preserve"> </w:t>
      </w:r>
      <w:proofErr w:type="spellStart"/>
      <w:r w:rsidRPr="009F4A12">
        <w:rPr>
          <w:rFonts w:cs="Times New Roman"/>
          <w:lang w:val="en-ID"/>
        </w:rPr>
        <w:t>kemampuannya</w:t>
      </w:r>
      <w:proofErr w:type="spellEnd"/>
      <w:r w:rsidRPr="009F4A12">
        <w:rPr>
          <w:rFonts w:cs="Times New Roman"/>
          <w:lang w:val="en-ID"/>
        </w:rPr>
        <w:t xml:space="preserve"> </w:t>
      </w:r>
      <w:proofErr w:type="spellStart"/>
      <w:r w:rsidRPr="009F4A12">
        <w:rPr>
          <w:rFonts w:cs="Times New Roman"/>
          <w:lang w:val="en-ID"/>
        </w:rPr>
        <w:t>untuk</w:t>
      </w:r>
      <w:proofErr w:type="spellEnd"/>
      <w:r w:rsidRPr="009F4A12">
        <w:rPr>
          <w:rFonts w:cs="Times New Roman"/>
          <w:lang w:val="en-ID"/>
        </w:rPr>
        <w:t xml:space="preserve"> </w:t>
      </w:r>
      <w:proofErr w:type="spellStart"/>
      <w:r w:rsidRPr="009F4A12">
        <w:rPr>
          <w:rFonts w:cs="Times New Roman"/>
          <w:lang w:val="en-ID"/>
        </w:rPr>
        <w:t>menangani</w:t>
      </w:r>
      <w:proofErr w:type="spellEnd"/>
      <w:r w:rsidRPr="009F4A12">
        <w:rPr>
          <w:rFonts w:cs="Times New Roman"/>
          <w:lang w:val="en-ID"/>
        </w:rPr>
        <w:t xml:space="preserve"> </w:t>
      </w:r>
      <w:proofErr w:type="spellStart"/>
      <w:r w:rsidRPr="009F4A12">
        <w:rPr>
          <w:rFonts w:cs="Times New Roman"/>
          <w:lang w:val="en-ID"/>
        </w:rPr>
        <w:t>analisis</w:t>
      </w:r>
      <w:proofErr w:type="spellEnd"/>
      <w:r w:rsidRPr="009F4A12">
        <w:rPr>
          <w:rFonts w:cs="Times New Roman"/>
          <w:lang w:val="en-ID"/>
        </w:rPr>
        <w:t xml:space="preserve"> </w:t>
      </w:r>
      <w:proofErr w:type="spellStart"/>
      <w:r w:rsidRPr="009F4A12">
        <w:rPr>
          <w:rFonts w:cs="Times New Roman"/>
          <w:lang w:val="en-ID"/>
        </w:rPr>
        <w:t>dengan</w:t>
      </w:r>
      <w:proofErr w:type="spellEnd"/>
      <w:r w:rsidRPr="009F4A12">
        <w:rPr>
          <w:rFonts w:cs="Times New Roman"/>
          <w:lang w:val="en-ID"/>
        </w:rPr>
        <w:t xml:space="preserve"> </w:t>
      </w:r>
      <w:proofErr w:type="spellStart"/>
      <w:r w:rsidRPr="009F4A12">
        <w:rPr>
          <w:rFonts w:cs="Times New Roman"/>
          <w:lang w:val="en-ID"/>
        </w:rPr>
        <w:t>ukuran</w:t>
      </w:r>
      <w:proofErr w:type="spellEnd"/>
      <w:r w:rsidRPr="009F4A12">
        <w:rPr>
          <w:rFonts w:cs="Times New Roman"/>
          <w:lang w:val="en-ID"/>
        </w:rPr>
        <w:t xml:space="preserve"> </w:t>
      </w:r>
      <w:proofErr w:type="spellStart"/>
      <w:r w:rsidRPr="009F4A12">
        <w:rPr>
          <w:rFonts w:cs="Times New Roman"/>
          <w:lang w:val="en-ID"/>
        </w:rPr>
        <w:t>sampel</w:t>
      </w:r>
      <w:proofErr w:type="spellEnd"/>
      <w:r w:rsidRPr="009F4A12">
        <w:rPr>
          <w:rFonts w:cs="Times New Roman"/>
          <w:lang w:val="en-ID"/>
        </w:rPr>
        <w:t xml:space="preserve"> yang </w:t>
      </w:r>
      <w:proofErr w:type="spellStart"/>
      <w:r w:rsidRPr="009F4A12">
        <w:rPr>
          <w:rFonts w:cs="Times New Roman"/>
          <w:lang w:val="en-ID"/>
        </w:rPr>
        <w:t>lebih</w:t>
      </w:r>
      <w:proofErr w:type="spellEnd"/>
      <w:r w:rsidRPr="009F4A12">
        <w:rPr>
          <w:rFonts w:cs="Times New Roman"/>
          <w:lang w:val="en-ID"/>
        </w:rPr>
        <w:t xml:space="preserve"> </w:t>
      </w:r>
      <w:proofErr w:type="spellStart"/>
      <w:r w:rsidRPr="009F4A12">
        <w:rPr>
          <w:rFonts w:cs="Times New Roman"/>
          <w:lang w:val="en-ID"/>
        </w:rPr>
        <w:t>kecil</w:t>
      </w:r>
      <w:proofErr w:type="spellEnd"/>
      <w:r w:rsidRPr="009F4A12">
        <w:rPr>
          <w:rFonts w:cs="Times New Roman"/>
          <w:lang w:val="en-ID"/>
        </w:rPr>
        <w:t xml:space="preserve"> </w:t>
      </w:r>
      <w:proofErr w:type="spellStart"/>
      <w:r w:rsidRPr="009F4A12">
        <w:rPr>
          <w:rFonts w:cs="Times New Roman"/>
          <w:lang w:val="en-ID"/>
        </w:rPr>
        <w:t>tanpa</w:t>
      </w:r>
      <w:proofErr w:type="spellEnd"/>
      <w:r w:rsidRPr="009F4A12">
        <w:rPr>
          <w:rFonts w:cs="Times New Roman"/>
          <w:lang w:val="en-ID"/>
        </w:rPr>
        <w:t xml:space="preserve"> </w:t>
      </w:r>
      <w:proofErr w:type="spellStart"/>
      <w:r w:rsidRPr="009F4A12">
        <w:rPr>
          <w:rFonts w:cs="Times New Roman"/>
          <w:lang w:val="en-ID"/>
        </w:rPr>
        <w:t>memerlukan</w:t>
      </w:r>
      <w:proofErr w:type="spellEnd"/>
      <w:r w:rsidRPr="009F4A12">
        <w:rPr>
          <w:rFonts w:cs="Times New Roman"/>
          <w:lang w:val="en-ID"/>
        </w:rPr>
        <w:t xml:space="preserve"> </w:t>
      </w:r>
      <w:proofErr w:type="spellStart"/>
      <w:r w:rsidRPr="009F4A12">
        <w:rPr>
          <w:rFonts w:cs="Times New Roman"/>
          <w:lang w:val="en-ID"/>
        </w:rPr>
        <w:t>distribusi</w:t>
      </w:r>
      <w:proofErr w:type="spellEnd"/>
      <w:r w:rsidRPr="009F4A12">
        <w:rPr>
          <w:rFonts w:cs="Times New Roman"/>
          <w:lang w:val="en-ID"/>
        </w:rPr>
        <w:t xml:space="preserve"> data normal. </w:t>
      </w:r>
      <w:proofErr w:type="spellStart"/>
      <w:r w:rsidRPr="009F4A12">
        <w:rPr>
          <w:rFonts w:cs="Times New Roman"/>
          <w:lang w:val="en-ID"/>
        </w:rPr>
        <w:t>Analisis</w:t>
      </w:r>
      <w:proofErr w:type="spellEnd"/>
      <w:r w:rsidRPr="009F4A12">
        <w:rPr>
          <w:rFonts w:cs="Times New Roman"/>
          <w:lang w:val="en-ID"/>
        </w:rPr>
        <w:t xml:space="preserve"> </w:t>
      </w:r>
      <w:proofErr w:type="spellStart"/>
      <w:r w:rsidRPr="009F4A12">
        <w:rPr>
          <w:rFonts w:cs="Times New Roman"/>
          <w:lang w:val="en-ID"/>
        </w:rPr>
        <w:t>berlangsung</w:t>
      </w:r>
      <w:proofErr w:type="spellEnd"/>
      <w:r w:rsidRPr="009F4A12">
        <w:rPr>
          <w:rFonts w:cs="Times New Roman"/>
          <w:lang w:val="en-ID"/>
        </w:rPr>
        <w:t xml:space="preserve"> </w:t>
      </w:r>
      <w:proofErr w:type="spellStart"/>
      <w:r w:rsidRPr="009F4A12">
        <w:rPr>
          <w:rFonts w:cs="Times New Roman"/>
          <w:lang w:val="en-ID"/>
        </w:rPr>
        <w:t>dalam</w:t>
      </w:r>
      <w:proofErr w:type="spellEnd"/>
      <w:r w:rsidRPr="009F4A12">
        <w:rPr>
          <w:rFonts w:cs="Times New Roman"/>
          <w:lang w:val="en-ID"/>
        </w:rPr>
        <w:t xml:space="preserve"> dua </w:t>
      </w:r>
      <w:proofErr w:type="spellStart"/>
      <w:r w:rsidRPr="009F4A12">
        <w:rPr>
          <w:rFonts w:cs="Times New Roman"/>
          <w:lang w:val="en-ID"/>
        </w:rPr>
        <w:t>tahap</w:t>
      </w:r>
      <w:proofErr w:type="spellEnd"/>
      <w:r w:rsidRPr="009F4A12">
        <w:rPr>
          <w:rFonts w:cs="Times New Roman"/>
          <w:lang w:val="en-ID"/>
        </w:rPr>
        <w:t xml:space="preserve"> </w:t>
      </w:r>
      <w:proofErr w:type="spellStart"/>
      <w:r w:rsidRPr="009F4A12">
        <w:rPr>
          <w:rFonts w:cs="Times New Roman"/>
          <w:lang w:val="en-ID"/>
        </w:rPr>
        <w:t>utama</w:t>
      </w:r>
      <w:proofErr w:type="spellEnd"/>
      <w:r w:rsidRPr="009F4A12">
        <w:rPr>
          <w:rFonts w:cs="Times New Roman"/>
          <w:lang w:val="en-ID"/>
        </w:rPr>
        <w:t>:</w:t>
      </w:r>
    </w:p>
    <w:p w14:paraId="116CF79B" w14:textId="77777777" w:rsidR="00261058" w:rsidRPr="00261058" w:rsidRDefault="00261058" w:rsidP="00261058">
      <w:pPr>
        <w:pStyle w:val="ListParagraph"/>
        <w:numPr>
          <w:ilvl w:val="0"/>
          <w:numId w:val="13"/>
        </w:numPr>
        <w:rPr>
          <w:rFonts w:cs="Times New Roman"/>
          <w:lang w:val="en-ID"/>
        </w:rPr>
      </w:pPr>
      <w:proofErr w:type="spellStart"/>
      <w:r w:rsidRPr="00261058">
        <w:rPr>
          <w:rFonts w:cs="Times New Roman"/>
          <w:lang w:val="en-ID"/>
        </w:rPr>
        <w:t>Evaluasi</w:t>
      </w:r>
      <w:proofErr w:type="spellEnd"/>
      <w:r w:rsidRPr="00261058">
        <w:rPr>
          <w:rFonts w:cs="Times New Roman"/>
          <w:lang w:val="en-ID"/>
        </w:rPr>
        <w:t xml:space="preserve"> Model </w:t>
      </w:r>
      <w:proofErr w:type="spellStart"/>
      <w:r w:rsidRPr="00261058">
        <w:rPr>
          <w:rFonts w:cs="Times New Roman"/>
          <w:lang w:val="en-ID"/>
        </w:rPr>
        <w:t>Pengukuran</w:t>
      </w:r>
      <w:proofErr w:type="spellEnd"/>
      <w:r w:rsidRPr="00261058">
        <w:rPr>
          <w:rFonts w:cs="Times New Roman"/>
          <w:lang w:val="en-ID"/>
        </w:rPr>
        <w:t xml:space="preserve"> (Outer Model)</w:t>
      </w:r>
    </w:p>
    <w:p w14:paraId="78779345" w14:textId="1C63B779" w:rsidR="009F4A12" w:rsidRDefault="00261058" w:rsidP="00261058">
      <w:pPr>
        <w:pStyle w:val="ListParagraph"/>
        <w:rPr>
          <w:rFonts w:cs="Times New Roman"/>
          <w:lang w:val="en-ID"/>
        </w:rPr>
      </w:pPr>
      <w:r w:rsidRPr="00261058">
        <w:rPr>
          <w:rFonts w:cs="Times New Roman"/>
          <w:lang w:val="en-ID"/>
        </w:rPr>
        <w:lastRenderedPageBreak/>
        <w:t xml:space="preserve">Model </w:t>
      </w:r>
      <w:proofErr w:type="spellStart"/>
      <w:r w:rsidRPr="00261058">
        <w:rPr>
          <w:rFonts w:cs="Times New Roman"/>
          <w:lang w:val="en-ID"/>
        </w:rPr>
        <w:t>pengukuran</w:t>
      </w:r>
      <w:proofErr w:type="spellEnd"/>
      <w:r w:rsidRPr="00261058">
        <w:rPr>
          <w:rFonts w:cs="Times New Roman"/>
          <w:lang w:val="en-ID"/>
        </w:rPr>
        <w:t xml:space="preserve"> </w:t>
      </w:r>
      <w:proofErr w:type="spellStart"/>
      <w:r w:rsidRPr="00261058">
        <w:rPr>
          <w:rFonts w:cs="Times New Roman"/>
          <w:lang w:val="en-ID"/>
        </w:rPr>
        <w:t>digunakan</w:t>
      </w:r>
      <w:proofErr w:type="spellEnd"/>
      <w:r w:rsidRPr="00261058">
        <w:rPr>
          <w:rFonts w:cs="Times New Roman"/>
          <w:lang w:val="en-ID"/>
        </w:rPr>
        <w:t xml:space="preserve"> </w:t>
      </w:r>
      <w:proofErr w:type="spellStart"/>
      <w:r w:rsidRPr="00261058">
        <w:rPr>
          <w:rFonts w:cs="Times New Roman"/>
          <w:lang w:val="en-ID"/>
        </w:rPr>
        <w:t>untuk</w:t>
      </w:r>
      <w:proofErr w:type="spellEnd"/>
      <w:r w:rsidRPr="00261058">
        <w:rPr>
          <w:rFonts w:cs="Times New Roman"/>
          <w:lang w:val="en-ID"/>
        </w:rPr>
        <w:t xml:space="preserve"> </w:t>
      </w:r>
      <w:proofErr w:type="spellStart"/>
      <w:r w:rsidRPr="00261058">
        <w:rPr>
          <w:rFonts w:cs="Times New Roman"/>
          <w:lang w:val="en-ID"/>
        </w:rPr>
        <w:t>menentukan</w:t>
      </w:r>
      <w:proofErr w:type="spellEnd"/>
      <w:r w:rsidRPr="00261058">
        <w:rPr>
          <w:rFonts w:cs="Times New Roman"/>
          <w:lang w:val="en-ID"/>
        </w:rPr>
        <w:t xml:space="preserve"> </w:t>
      </w:r>
      <w:proofErr w:type="spellStart"/>
      <w:r w:rsidRPr="00261058">
        <w:rPr>
          <w:rFonts w:cs="Times New Roman"/>
          <w:lang w:val="en-ID"/>
        </w:rPr>
        <w:t>seberapa</w:t>
      </w:r>
      <w:proofErr w:type="spellEnd"/>
      <w:r w:rsidRPr="00261058">
        <w:rPr>
          <w:rFonts w:cs="Times New Roman"/>
          <w:lang w:val="en-ID"/>
        </w:rPr>
        <w:t xml:space="preserve"> </w:t>
      </w:r>
      <w:proofErr w:type="spellStart"/>
      <w:r w:rsidRPr="00261058">
        <w:rPr>
          <w:rFonts w:cs="Times New Roman"/>
          <w:lang w:val="en-ID"/>
        </w:rPr>
        <w:t>efektif</w:t>
      </w:r>
      <w:proofErr w:type="spellEnd"/>
      <w:r w:rsidRPr="00261058">
        <w:rPr>
          <w:rFonts w:cs="Times New Roman"/>
          <w:lang w:val="en-ID"/>
        </w:rPr>
        <w:t xml:space="preserve"> </w:t>
      </w:r>
      <w:proofErr w:type="spellStart"/>
      <w:r w:rsidRPr="00261058">
        <w:rPr>
          <w:rFonts w:cs="Times New Roman"/>
          <w:lang w:val="en-ID"/>
        </w:rPr>
        <w:t>indikator</w:t>
      </w:r>
      <w:proofErr w:type="spellEnd"/>
      <w:r w:rsidRPr="00261058">
        <w:rPr>
          <w:rFonts w:cs="Times New Roman"/>
          <w:lang w:val="en-ID"/>
        </w:rPr>
        <w:t xml:space="preserve"> </w:t>
      </w:r>
      <w:proofErr w:type="spellStart"/>
      <w:r w:rsidRPr="00261058">
        <w:rPr>
          <w:rFonts w:cs="Times New Roman"/>
          <w:lang w:val="en-ID"/>
        </w:rPr>
        <w:t>merepresentasikan</w:t>
      </w:r>
      <w:proofErr w:type="spellEnd"/>
      <w:r w:rsidRPr="00261058">
        <w:rPr>
          <w:rFonts w:cs="Times New Roman"/>
          <w:lang w:val="en-ID"/>
        </w:rPr>
        <w:t xml:space="preserve"> </w:t>
      </w:r>
      <w:proofErr w:type="spellStart"/>
      <w:r w:rsidRPr="00261058">
        <w:rPr>
          <w:rFonts w:cs="Times New Roman"/>
          <w:lang w:val="en-ID"/>
        </w:rPr>
        <w:t>konstruk</w:t>
      </w:r>
      <w:proofErr w:type="spellEnd"/>
      <w:r w:rsidRPr="00261058">
        <w:rPr>
          <w:rFonts w:cs="Times New Roman"/>
          <w:lang w:val="en-ID"/>
        </w:rPr>
        <w:t xml:space="preserve"> yang </w:t>
      </w:r>
      <w:proofErr w:type="spellStart"/>
      <w:r w:rsidRPr="00261058">
        <w:rPr>
          <w:rFonts w:cs="Times New Roman"/>
          <w:lang w:val="en-ID"/>
        </w:rPr>
        <w:t>mendasarinya</w:t>
      </w:r>
      <w:proofErr w:type="spellEnd"/>
      <w:r w:rsidRPr="00261058">
        <w:rPr>
          <w:rFonts w:cs="Times New Roman"/>
          <w:lang w:val="en-ID"/>
        </w:rPr>
        <w:t xml:space="preserve">. </w:t>
      </w:r>
      <w:proofErr w:type="spellStart"/>
      <w:r w:rsidRPr="00261058">
        <w:rPr>
          <w:rFonts w:cs="Times New Roman"/>
          <w:lang w:val="en-ID"/>
        </w:rPr>
        <w:t>Beberapa</w:t>
      </w:r>
      <w:proofErr w:type="spellEnd"/>
      <w:r w:rsidRPr="00261058">
        <w:rPr>
          <w:rFonts w:cs="Times New Roman"/>
          <w:lang w:val="en-ID"/>
        </w:rPr>
        <w:t xml:space="preserve"> </w:t>
      </w:r>
      <w:proofErr w:type="spellStart"/>
      <w:r w:rsidRPr="00261058">
        <w:rPr>
          <w:rFonts w:cs="Times New Roman"/>
          <w:lang w:val="en-ID"/>
        </w:rPr>
        <w:t>kriteria</w:t>
      </w:r>
      <w:proofErr w:type="spellEnd"/>
      <w:r w:rsidRPr="00261058">
        <w:rPr>
          <w:rFonts w:cs="Times New Roman"/>
          <w:lang w:val="en-ID"/>
        </w:rPr>
        <w:t xml:space="preserve"> </w:t>
      </w:r>
      <w:proofErr w:type="spellStart"/>
      <w:r w:rsidRPr="00261058">
        <w:rPr>
          <w:rFonts w:cs="Times New Roman"/>
          <w:lang w:val="en-ID"/>
        </w:rPr>
        <w:t>diterapkan</w:t>
      </w:r>
      <w:proofErr w:type="spellEnd"/>
      <w:r w:rsidRPr="00261058">
        <w:rPr>
          <w:rFonts w:cs="Times New Roman"/>
          <w:lang w:val="en-ID"/>
        </w:rPr>
        <w:t xml:space="preserve"> </w:t>
      </w:r>
      <w:proofErr w:type="spellStart"/>
      <w:r w:rsidRPr="00261058">
        <w:rPr>
          <w:rFonts w:cs="Times New Roman"/>
          <w:lang w:val="en-ID"/>
        </w:rPr>
        <w:t>selama</w:t>
      </w:r>
      <w:proofErr w:type="spellEnd"/>
      <w:r w:rsidRPr="00261058">
        <w:rPr>
          <w:rFonts w:cs="Times New Roman"/>
          <w:lang w:val="en-ID"/>
        </w:rPr>
        <w:t xml:space="preserve"> proses </w:t>
      </w:r>
      <w:proofErr w:type="spellStart"/>
      <w:r w:rsidRPr="00261058">
        <w:rPr>
          <w:rFonts w:cs="Times New Roman"/>
          <w:lang w:val="en-ID"/>
        </w:rPr>
        <w:t>pengujian</w:t>
      </w:r>
      <w:proofErr w:type="spellEnd"/>
      <w:r w:rsidRPr="00261058">
        <w:rPr>
          <w:rFonts w:cs="Times New Roman"/>
          <w:lang w:val="en-ID"/>
        </w:rPr>
        <w:t xml:space="preserve">, </w:t>
      </w:r>
      <w:proofErr w:type="spellStart"/>
      <w:r w:rsidRPr="00261058">
        <w:rPr>
          <w:rFonts w:cs="Times New Roman"/>
          <w:lang w:val="en-ID"/>
        </w:rPr>
        <w:t>antara</w:t>
      </w:r>
      <w:proofErr w:type="spellEnd"/>
      <w:r w:rsidRPr="00261058">
        <w:rPr>
          <w:rFonts w:cs="Times New Roman"/>
          <w:lang w:val="en-ID"/>
        </w:rPr>
        <w:t xml:space="preserve"> lain:</w:t>
      </w:r>
    </w:p>
    <w:p w14:paraId="0B21A174" w14:textId="670CA017" w:rsidR="007D10CF" w:rsidRPr="007D10CF" w:rsidRDefault="007D10CF" w:rsidP="007D10CF">
      <w:pPr>
        <w:pStyle w:val="ListParagraph"/>
        <w:numPr>
          <w:ilvl w:val="4"/>
          <w:numId w:val="14"/>
        </w:numPr>
        <w:rPr>
          <w:rFonts w:cs="Times New Roman"/>
          <w:lang w:val="en-ID"/>
        </w:rPr>
      </w:pPr>
      <w:r w:rsidRPr="007D10CF">
        <w:rPr>
          <w:rFonts w:cs="Times New Roman"/>
          <w:lang w:val="en-ID"/>
        </w:rPr>
        <w:t xml:space="preserve">Convergent Validity, </w:t>
      </w:r>
      <w:proofErr w:type="spellStart"/>
      <w:r w:rsidRPr="007D10CF">
        <w:rPr>
          <w:rFonts w:cs="Times New Roman"/>
          <w:lang w:val="en-ID"/>
        </w:rPr>
        <w:t>dilihat</w:t>
      </w:r>
      <w:proofErr w:type="spellEnd"/>
      <w:r w:rsidRPr="007D10CF">
        <w:rPr>
          <w:rFonts w:cs="Times New Roman"/>
          <w:lang w:val="en-ID"/>
        </w:rPr>
        <w:t xml:space="preserve"> </w:t>
      </w:r>
      <w:proofErr w:type="spellStart"/>
      <w:r w:rsidRPr="007D10CF">
        <w:rPr>
          <w:rFonts w:cs="Times New Roman"/>
          <w:lang w:val="en-ID"/>
        </w:rPr>
        <w:t>dari</w:t>
      </w:r>
      <w:proofErr w:type="spellEnd"/>
      <w:r w:rsidRPr="007D10CF">
        <w:rPr>
          <w:rFonts w:cs="Times New Roman"/>
          <w:lang w:val="en-ID"/>
        </w:rPr>
        <w:t xml:space="preserve"> </w:t>
      </w:r>
      <w:proofErr w:type="spellStart"/>
      <w:r w:rsidRPr="007D10CF">
        <w:rPr>
          <w:rFonts w:cs="Times New Roman"/>
          <w:lang w:val="en-ID"/>
        </w:rPr>
        <w:t>nilai</w:t>
      </w:r>
      <w:proofErr w:type="spellEnd"/>
      <w:r w:rsidRPr="007D10CF">
        <w:rPr>
          <w:rFonts w:cs="Times New Roman"/>
          <w:lang w:val="en-ID"/>
        </w:rPr>
        <w:t xml:space="preserve"> loading factor (&gt; 0,70) dan </w:t>
      </w:r>
      <w:proofErr w:type="spellStart"/>
      <w:r w:rsidRPr="007D10CF">
        <w:rPr>
          <w:rFonts w:cs="Times New Roman"/>
          <w:lang w:val="en-ID"/>
        </w:rPr>
        <w:t>nilai</w:t>
      </w:r>
      <w:proofErr w:type="spellEnd"/>
      <w:r w:rsidRPr="007D10CF">
        <w:rPr>
          <w:rFonts w:cs="Times New Roman"/>
          <w:lang w:val="en-ID"/>
        </w:rPr>
        <w:t xml:space="preserve"> Average Variance Extracted (AVE ≥ 0,50), yang </w:t>
      </w:r>
      <w:proofErr w:type="spellStart"/>
      <w:r w:rsidRPr="007D10CF">
        <w:rPr>
          <w:rFonts w:cs="Times New Roman"/>
          <w:lang w:val="en-ID"/>
        </w:rPr>
        <w:t>menunjukkan</w:t>
      </w:r>
      <w:proofErr w:type="spellEnd"/>
      <w:r w:rsidRPr="007D10CF">
        <w:rPr>
          <w:rFonts w:cs="Times New Roman"/>
          <w:lang w:val="en-ID"/>
        </w:rPr>
        <w:t xml:space="preserve"> </w:t>
      </w:r>
      <w:proofErr w:type="spellStart"/>
      <w:r w:rsidRPr="007D10CF">
        <w:rPr>
          <w:rFonts w:cs="Times New Roman"/>
          <w:lang w:val="en-ID"/>
        </w:rPr>
        <w:t>bahwa</w:t>
      </w:r>
      <w:proofErr w:type="spellEnd"/>
      <w:r w:rsidRPr="007D10CF">
        <w:rPr>
          <w:rFonts w:cs="Times New Roman"/>
          <w:lang w:val="en-ID"/>
        </w:rPr>
        <w:t xml:space="preserve"> </w:t>
      </w:r>
      <w:proofErr w:type="spellStart"/>
      <w:r w:rsidRPr="007D10CF">
        <w:rPr>
          <w:rFonts w:cs="Times New Roman"/>
          <w:lang w:val="en-ID"/>
        </w:rPr>
        <w:t>indikator</w:t>
      </w:r>
      <w:proofErr w:type="spellEnd"/>
      <w:r w:rsidRPr="007D10CF">
        <w:rPr>
          <w:rFonts w:cs="Times New Roman"/>
          <w:lang w:val="en-ID"/>
        </w:rPr>
        <w:t xml:space="preserve"> </w:t>
      </w:r>
      <w:proofErr w:type="spellStart"/>
      <w:r w:rsidRPr="007D10CF">
        <w:rPr>
          <w:rFonts w:cs="Times New Roman"/>
          <w:lang w:val="en-ID"/>
        </w:rPr>
        <w:t>mampu</w:t>
      </w:r>
      <w:proofErr w:type="spellEnd"/>
      <w:r w:rsidRPr="007D10CF">
        <w:rPr>
          <w:rFonts w:cs="Times New Roman"/>
          <w:lang w:val="en-ID"/>
        </w:rPr>
        <w:t xml:space="preserve"> </w:t>
      </w:r>
      <w:proofErr w:type="spellStart"/>
      <w:r w:rsidRPr="007D10CF">
        <w:rPr>
          <w:rFonts w:cs="Times New Roman"/>
          <w:lang w:val="en-ID"/>
        </w:rPr>
        <w:t>menjelaskan</w:t>
      </w:r>
      <w:proofErr w:type="spellEnd"/>
      <w:r w:rsidRPr="007D10CF">
        <w:rPr>
          <w:rFonts w:cs="Times New Roman"/>
          <w:lang w:val="en-ID"/>
        </w:rPr>
        <w:t xml:space="preserve"> </w:t>
      </w:r>
      <w:proofErr w:type="spellStart"/>
      <w:r w:rsidRPr="007D10CF">
        <w:rPr>
          <w:rFonts w:cs="Times New Roman"/>
          <w:lang w:val="en-ID"/>
        </w:rPr>
        <w:t>konstruk</w:t>
      </w:r>
      <w:proofErr w:type="spellEnd"/>
      <w:r w:rsidRPr="007D10CF">
        <w:rPr>
          <w:rFonts w:cs="Times New Roman"/>
          <w:lang w:val="en-ID"/>
        </w:rPr>
        <w:t xml:space="preserve"> </w:t>
      </w:r>
      <w:proofErr w:type="spellStart"/>
      <w:r w:rsidRPr="007D10CF">
        <w:rPr>
          <w:rFonts w:cs="Times New Roman"/>
          <w:lang w:val="en-ID"/>
        </w:rPr>
        <w:t>dengan</w:t>
      </w:r>
      <w:proofErr w:type="spellEnd"/>
      <w:r w:rsidRPr="007D10CF">
        <w:rPr>
          <w:rFonts w:cs="Times New Roman"/>
          <w:lang w:val="en-ID"/>
        </w:rPr>
        <w:t xml:space="preserve"> </w:t>
      </w:r>
      <w:proofErr w:type="spellStart"/>
      <w:r w:rsidRPr="007D10CF">
        <w:rPr>
          <w:rFonts w:cs="Times New Roman"/>
          <w:lang w:val="en-ID"/>
        </w:rPr>
        <w:t>baik</w:t>
      </w:r>
      <w:proofErr w:type="spellEnd"/>
      <w:r w:rsidRPr="007D10CF">
        <w:rPr>
          <w:rFonts w:cs="Times New Roman"/>
          <w:lang w:val="en-ID"/>
        </w:rPr>
        <w:t>.</w:t>
      </w:r>
    </w:p>
    <w:p w14:paraId="243B935E" w14:textId="6A668BE3" w:rsidR="007D10CF" w:rsidRPr="007D10CF" w:rsidRDefault="007D10CF" w:rsidP="007D10CF">
      <w:pPr>
        <w:pStyle w:val="ListParagraph"/>
        <w:numPr>
          <w:ilvl w:val="1"/>
          <w:numId w:val="14"/>
        </w:numPr>
        <w:rPr>
          <w:rFonts w:cs="Times New Roman"/>
          <w:lang w:val="en-ID"/>
        </w:rPr>
      </w:pPr>
      <w:r w:rsidRPr="007D10CF">
        <w:rPr>
          <w:rFonts w:cs="Times New Roman"/>
          <w:lang w:val="en-ID"/>
        </w:rPr>
        <w:t xml:space="preserve">Discriminant Validity, </w:t>
      </w:r>
      <w:proofErr w:type="spellStart"/>
      <w:r w:rsidRPr="007D10CF">
        <w:rPr>
          <w:rFonts w:cs="Times New Roman"/>
          <w:lang w:val="en-ID"/>
        </w:rPr>
        <w:t>dinilai</w:t>
      </w:r>
      <w:proofErr w:type="spellEnd"/>
      <w:r w:rsidRPr="007D10CF">
        <w:rPr>
          <w:rFonts w:cs="Times New Roman"/>
          <w:lang w:val="en-ID"/>
        </w:rPr>
        <w:t xml:space="preserve"> </w:t>
      </w:r>
      <w:proofErr w:type="spellStart"/>
      <w:r w:rsidRPr="007D10CF">
        <w:rPr>
          <w:rFonts w:cs="Times New Roman"/>
          <w:lang w:val="en-ID"/>
        </w:rPr>
        <w:t>menggunakan</w:t>
      </w:r>
      <w:proofErr w:type="spellEnd"/>
      <w:r w:rsidRPr="007D10CF">
        <w:rPr>
          <w:rFonts w:cs="Times New Roman"/>
          <w:lang w:val="en-ID"/>
        </w:rPr>
        <w:t xml:space="preserve"> Fornell-Larcker Criterion, </w:t>
      </w:r>
      <w:proofErr w:type="spellStart"/>
      <w:r w:rsidRPr="007D10CF">
        <w:rPr>
          <w:rFonts w:cs="Times New Roman"/>
          <w:lang w:val="en-ID"/>
        </w:rPr>
        <w:t>nilai</w:t>
      </w:r>
      <w:proofErr w:type="spellEnd"/>
      <w:r w:rsidRPr="007D10CF">
        <w:rPr>
          <w:rFonts w:cs="Times New Roman"/>
          <w:lang w:val="en-ID"/>
        </w:rPr>
        <w:t xml:space="preserve"> HTMT (&lt; 0,90), </w:t>
      </w:r>
      <w:proofErr w:type="spellStart"/>
      <w:r w:rsidRPr="007D10CF">
        <w:rPr>
          <w:rFonts w:cs="Times New Roman"/>
          <w:lang w:val="en-ID"/>
        </w:rPr>
        <w:t>serta</w:t>
      </w:r>
      <w:proofErr w:type="spellEnd"/>
      <w:r w:rsidRPr="007D10CF">
        <w:rPr>
          <w:rFonts w:cs="Times New Roman"/>
          <w:lang w:val="en-ID"/>
        </w:rPr>
        <w:t xml:space="preserve"> cross-loading </w:t>
      </w:r>
      <w:proofErr w:type="spellStart"/>
      <w:r w:rsidRPr="007D10CF">
        <w:rPr>
          <w:rFonts w:cs="Times New Roman"/>
          <w:lang w:val="en-ID"/>
        </w:rPr>
        <w:t>untuk</w:t>
      </w:r>
      <w:proofErr w:type="spellEnd"/>
      <w:r w:rsidRPr="007D10CF">
        <w:rPr>
          <w:rFonts w:cs="Times New Roman"/>
          <w:lang w:val="en-ID"/>
        </w:rPr>
        <w:t xml:space="preserve"> </w:t>
      </w:r>
      <w:proofErr w:type="spellStart"/>
      <w:r w:rsidRPr="007D10CF">
        <w:rPr>
          <w:rFonts w:cs="Times New Roman"/>
          <w:lang w:val="en-ID"/>
        </w:rPr>
        <w:t>memastikan</w:t>
      </w:r>
      <w:proofErr w:type="spellEnd"/>
      <w:r w:rsidRPr="007D10CF">
        <w:rPr>
          <w:rFonts w:cs="Times New Roman"/>
          <w:lang w:val="en-ID"/>
        </w:rPr>
        <w:t xml:space="preserve"> </w:t>
      </w:r>
      <w:proofErr w:type="spellStart"/>
      <w:r w:rsidRPr="007D10CF">
        <w:rPr>
          <w:rFonts w:cs="Times New Roman"/>
          <w:lang w:val="en-ID"/>
        </w:rPr>
        <w:t>bahwa</w:t>
      </w:r>
      <w:proofErr w:type="spellEnd"/>
      <w:r w:rsidRPr="007D10CF">
        <w:rPr>
          <w:rFonts w:cs="Times New Roman"/>
          <w:lang w:val="en-ID"/>
        </w:rPr>
        <w:t xml:space="preserve"> </w:t>
      </w:r>
      <w:proofErr w:type="spellStart"/>
      <w:r w:rsidRPr="007D10CF">
        <w:rPr>
          <w:rFonts w:cs="Times New Roman"/>
          <w:lang w:val="en-ID"/>
        </w:rPr>
        <w:t>setiap</w:t>
      </w:r>
      <w:proofErr w:type="spellEnd"/>
      <w:r w:rsidRPr="007D10CF">
        <w:rPr>
          <w:rFonts w:cs="Times New Roman"/>
          <w:lang w:val="en-ID"/>
        </w:rPr>
        <w:t xml:space="preserve"> </w:t>
      </w:r>
      <w:proofErr w:type="spellStart"/>
      <w:r w:rsidRPr="007D10CF">
        <w:rPr>
          <w:rFonts w:cs="Times New Roman"/>
          <w:lang w:val="en-ID"/>
        </w:rPr>
        <w:t>indikator</w:t>
      </w:r>
      <w:proofErr w:type="spellEnd"/>
      <w:r w:rsidRPr="007D10CF">
        <w:rPr>
          <w:rFonts w:cs="Times New Roman"/>
          <w:lang w:val="en-ID"/>
        </w:rPr>
        <w:t xml:space="preserve"> </w:t>
      </w:r>
      <w:proofErr w:type="spellStart"/>
      <w:r w:rsidRPr="007D10CF">
        <w:rPr>
          <w:rFonts w:cs="Times New Roman"/>
          <w:lang w:val="en-ID"/>
        </w:rPr>
        <w:t>lebih</w:t>
      </w:r>
      <w:proofErr w:type="spellEnd"/>
      <w:r w:rsidRPr="007D10CF">
        <w:rPr>
          <w:rFonts w:cs="Times New Roman"/>
          <w:lang w:val="en-ID"/>
        </w:rPr>
        <w:t xml:space="preserve"> </w:t>
      </w:r>
      <w:proofErr w:type="spellStart"/>
      <w:r w:rsidRPr="007D10CF">
        <w:rPr>
          <w:rFonts w:cs="Times New Roman"/>
          <w:lang w:val="en-ID"/>
        </w:rPr>
        <w:t>merepresentasikan</w:t>
      </w:r>
      <w:proofErr w:type="spellEnd"/>
      <w:r w:rsidRPr="007D10CF">
        <w:rPr>
          <w:rFonts w:cs="Times New Roman"/>
          <w:lang w:val="en-ID"/>
        </w:rPr>
        <w:t xml:space="preserve"> </w:t>
      </w:r>
      <w:proofErr w:type="spellStart"/>
      <w:r w:rsidRPr="007D10CF">
        <w:rPr>
          <w:rFonts w:cs="Times New Roman"/>
          <w:lang w:val="en-ID"/>
        </w:rPr>
        <w:t>konstruknya</w:t>
      </w:r>
      <w:proofErr w:type="spellEnd"/>
      <w:r w:rsidRPr="007D10CF">
        <w:rPr>
          <w:rFonts w:cs="Times New Roman"/>
          <w:lang w:val="en-ID"/>
        </w:rPr>
        <w:t xml:space="preserve"> </w:t>
      </w:r>
      <w:proofErr w:type="spellStart"/>
      <w:r w:rsidRPr="007D10CF">
        <w:rPr>
          <w:rFonts w:cs="Times New Roman"/>
          <w:lang w:val="en-ID"/>
        </w:rPr>
        <w:t>dibandingkan</w:t>
      </w:r>
      <w:proofErr w:type="spellEnd"/>
      <w:r w:rsidRPr="007D10CF">
        <w:rPr>
          <w:rFonts w:cs="Times New Roman"/>
          <w:lang w:val="en-ID"/>
        </w:rPr>
        <w:t xml:space="preserve"> </w:t>
      </w:r>
      <w:proofErr w:type="spellStart"/>
      <w:r w:rsidRPr="007D10CF">
        <w:rPr>
          <w:rFonts w:cs="Times New Roman"/>
          <w:lang w:val="en-ID"/>
        </w:rPr>
        <w:t>konstruk</w:t>
      </w:r>
      <w:proofErr w:type="spellEnd"/>
      <w:r w:rsidRPr="007D10CF">
        <w:rPr>
          <w:rFonts w:cs="Times New Roman"/>
          <w:lang w:val="en-ID"/>
        </w:rPr>
        <w:t xml:space="preserve"> lain.</w:t>
      </w:r>
    </w:p>
    <w:p w14:paraId="4F5EDE1E" w14:textId="7B117521" w:rsidR="00261058" w:rsidRDefault="007D10CF" w:rsidP="007D10CF">
      <w:pPr>
        <w:pStyle w:val="ListParagraph"/>
        <w:numPr>
          <w:ilvl w:val="1"/>
          <w:numId w:val="14"/>
        </w:numPr>
        <w:rPr>
          <w:rFonts w:cs="Times New Roman"/>
          <w:lang w:val="en-ID"/>
        </w:rPr>
      </w:pPr>
      <w:proofErr w:type="spellStart"/>
      <w:r w:rsidRPr="007D10CF">
        <w:rPr>
          <w:rFonts w:cs="Times New Roman"/>
          <w:lang w:val="en-ID"/>
        </w:rPr>
        <w:t>Reliabilitas</w:t>
      </w:r>
      <w:proofErr w:type="spellEnd"/>
      <w:r w:rsidRPr="007D10CF">
        <w:rPr>
          <w:rFonts w:cs="Times New Roman"/>
          <w:lang w:val="en-ID"/>
        </w:rPr>
        <w:t xml:space="preserve"> </w:t>
      </w:r>
      <w:proofErr w:type="spellStart"/>
      <w:r w:rsidRPr="007D10CF">
        <w:rPr>
          <w:rFonts w:cs="Times New Roman"/>
          <w:lang w:val="en-ID"/>
        </w:rPr>
        <w:t>Konstruk</w:t>
      </w:r>
      <w:proofErr w:type="spellEnd"/>
      <w:r w:rsidRPr="007D10CF">
        <w:rPr>
          <w:rFonts w:cs="Times New Roman"/>
          <w:lang w:val="en-ID"/>
        </w:rPr>
        <w:t xml:space="preserve">, </w:t>
      </w:r>
      <w:proofErr w:type="spellStart"/>
      <w:r w:rsidRPr="007D10CF">
        <w:rPr>
          <w:rFonts w:cs="Times New Roman"/>
          <w:lang w:val="en-ID"/>
        </w:rPr>
        <w:t>diuji</w:t>
      </w:r>
      <w:proofErr w:type="spellEnd"/>
      <w:r w:rsidRPr="007D10CF">
        <w:rPr>
          <w:rFonts w:cs="Times New Roman"/>
          <w:lang w:val="en-ID"/>
        </w:rPr>
        <w:t xml:space="preserve"> </w:t>
      </w:r>
      <w:proofErr w:type="spellStart"/>
      <w:r w:rsidRPr="007D10CF">
        <w:rPr>
          <w:rFonts w:cs="Times New Roman"/>
          <w:lang w:val="en-ID"/>
        </w:rPr>
        <w:t>melalui</w:t>
      </w:r>
      <w:proofErr w:type="spellEnd"/>
      <w:r w:rsidRPr="007D10CF">
        <w:rPr>
          <w:rFonts w:cs="Times New Roman"/>
          <w:lang w:val="en-ID"/>
        </w:rPr>
        <w:t xml:space="preserve"> </w:t>
      </w:r>
      <w:proofErr w:type="spellStart"/>
      <w:r w:rsidRPr="007D10CF">
        <w:rPr>
          <w:rFonts w:cs="Times New Roman"/>
          <w:lang w:val="en-ID"/>
        </w:rPr>
        <w:t>nilai</w:t>
      </w:r>
      <w:proofErr w:type="spellEnd"/>
      <w:r w:rsidRPr="007D10CF">
        <w:rPr>
          <w:rFonts w:cs="Times New Roman"/>
          <w:lang w:val="en-ID"/>
        </w:rPr>
        <w:t xml:space="preserve"> Composite Reliability (CR ≥ 0,70) dan Cronbach Alpha (≥ 0,70), yang </w:t>
      </w:r>
      <w:proofErr w:type="spellStart"/>
      <w:r w:rsidRPr="007D10CF">
        <w:rPr>
          <w:rFonts w:cs="Times New Roman"/>
          <w:lang w:val="en-ID"/>
        </w:rPr>
        <w:t>menunjukkan</w:t>
      </w:r>
      <w:proofErr w:type="spellEnd"/>
      <w:r w:rsidRPr="007D10CF">
        <w:rPr>
          <w:rFonts w:cs="Times New Roman"/>
          <w:lang w:val="en-ID"/>
        </w:rPr>
        <w:t xml:space="preserve"> </w:t>
      </w:r>
      <w:proofErr w:type="spellStart"/>
      <w:r w:rsidRPr="007D10CF">
        <w:rPr>
          <w:rFonts w:cs="Times New Roman"/>
          <w:lang w:val="en-ID"/>
        </w:rPr>
        <w:t>konsistensi</w:t>
      </w:r>
      <w:proofErr w:type="spellEnd"/>
      <w:r w:rsidRPr="007D10CF">
        <w:rPr>
          <w:rFonts w:cs="Times New Roman"/>
          <w:lang w:val="en-ID"/>
        </w:rPr>
        <w:t xml:space="preserve"> internal </w:t>
      </w:r>
      <w:proofErr w:type="spellStart"/>
      <w:r w:rsidRPr="007D10CF">
        <w:rPr>
          <w:rFonts w:cs="Times New Roman"/>
          <w:lang w:val="en-ID"/>
        </w:rPr>
        <w:t>antar</w:t>
      </w:r>
      <w:proofErr w:type="spellEnd"/>
      <w:r w:rsidRPr="007D10CF">
        <w:rPr>
          <w:rFonts w:cs="Times New Roman"/>
          <w:lang w:val="en-ID"/>
        </w:rPr>
        <w:t xml:space="preserve"> </w:t>
      </w:r>
      <w:proofErr w:type="spellStart"/>
      <w:r w:rsidRPr="007D10CF">
        <w:rPr>
          <w:rFonts w:cs="Times New Roman"/>
          <w:lang w:val="en-ID"/>
        </w:rPr>
        <w:t>indikator</w:t>
      </w:r>
      <w:proofErr w:type="spellEnd"/>
      <w:r w:rsidRPr="007D10CF">
        <w:rPr>
          <w:rFonts w:cs="Times New Roman"/>
          <w:lang w:val="en-ID"/>
        </w:rPr>
        <w:t xml:space="preserve"> </w:t>
      </w:r>
      <w:proofErr w:type="spellStart"/>
      <w:r w:rsidRPr="007D10CF">
        <w:rPr>
          <w:rFonts w:cs="Times New Roman"/>
          <w:lang w:val="en-ID"/>
        </w:rPr>
        <w:t>dalam</w:t>
      </w:r>
      <w:proofErr w:type="spellEnd"/>
      <w:r w:rsidRPr="007D10CF">
        <w:rPr>
          <w:rFonts w:cs="Times New Roman"/>
          <w:lang w:val="en-ID"/>
        </w:rPr>
        <w:t xml:space="preserve"> </w:t>
      </w:r>
      <w:proofErr w:type="spellStart"/>
      <w:r w:rsidRPr="007D10CF">
        <w:rPr>
          <w:rFonts w:cs="Times New Roman"/>
          <w:lang w:val="en-ID"/>
        </w:rPr>
        <w:t>konstruk</w:t>
      </w:r>
      <w:proofErr w:type="spellEnd"/>
      <w:r w:rsidRPr="007D10CF">
        <w:rPr>
          <w:rFonts w:cs="Times New Roman"/>
          <w:lang w:val="en-ID"/>
        </w:rPr>
        <w:t>.</w:t>
      </w:r>
    </w:p>
    <w:p w14:paraId="44FF6CF3" w14:textId="77777777" w:rsidR="00C939B9" w:rsidRPr="00C939B9" w:rsidRDefault="00C939B9" w:rsidP="00C939B9">
      <w:pPr>
        <w:pStyle w:val="ListParagraph"/>
        <w:numPr>
          <w:ilvl w:val="0"/>
          <w:numId w:val="13"/>
        </w:numPr>
        <w:rPr>
          <w:rFonts w:cs="Times New Roman"/>
          <w:lang w:val="en-ID"/>
        </w:rPr>
      </w:pPr>
      <w:proofErr w:type="spellStart"/>
      <w:r w:rsidRPr="00C939B9">
        <w:rPr>
          <w:rFonts w:cs="Times New Roman"/>
          <w:lang w:val="en-ID"/>
        </w:rPr>
        <w:t>Evaluasi</w:t>
      </w:r>
      <w:proofErr w:type="spellEnd"/>
      <w:r w:rsidRPr="00C939B9">
        <w:rPr>
          <w:rFonts w:cs="Times New Roman"/>
          <w:lang w:val="en-ID"/>
        </w:rPr>
        <w:t xml:space="preserve"> Model </w:t>
      </w:r>
      <w:proofErr w:type="spellStart"/>
      <w:r w:rsidRPr="00C939B9">
        <w:rPr>
          <w:rFonts w:cs="Times New Roman"/>
          <w:lang w:val="en-ID"/>
        </w:rPr>
        <w:t>Struktural</w:t>
      </w:r>
      <w:proofErr w:type="spellEnd"/>
      <w:r w:rsidRPr="00C939B9">
        <w:rPr>
          <w:rFonts w:cs="Times New Roman"/>
          <w:lang w:val="en-ID"/>
        </w:rPr>
        <w:t xml:space="preserve"> (Inner Model)</w:t>
      </w:r>
    </w:p>
    <w:p w14:paraId="16037A20" w14:textId="77777777" w:rsidR="00C939B9" w:rsidRPr="00C939B9" w:rsidRDefault="00C939B9" w:rsidP="0028429D">
      <w:pPr>
        <w:pStyle w:val="ListParagraph"/>
        <w:rPr>
          <w:rFonts w:cs="Times New Roman"/>
          <w:lang w:val="en-ID"/>
        </w:rPr>
      </w:pPr>
      <w:r w:rsidRPr="00C939B9">
        <w:rPr>
          <w:rFonts w:cs="Times New Roman"/>
          <w:lang w:val="en-ID"/>
        </w:rPr>
        <w:t xml:space="preserve">Model </w:t>
      </w:r>
      <w:proofErr w:type="spellStart"/>
      <w:r w:rsidRPr="00C939B9">
        <w:rPr>
          <w:rFonts w:cs="Times New Roman"/>
          <w:lang w:val="en-ID"/>
        </w:rPr>
        <w:t>struktural</w:t>
      </w:r>
      <w:proofErr w:type="spellEnd"/>
      <w:r w:rsidRPr="00C939B9">
        <w:rPr>
          <w:rFonts w:cs="Times New Roman"/>
          <w:lang w:val="en-ID"/>
        </w:rPr>
        <w:t xml:space="preserve"> </w:t>
      </w:r>
      <w:proofErr w:type="spellStart"/>
      <w:r w:rsidRPr="00C939B9">
        <w:rPr>
          <w:rFonts w:cs="Times New Roman"/>
          <w:lang w:val="en-ID"/>
        </w:rPr>
        <w:t>digunakan</w:t>
      </w:r>
      <w:proofErr w:type="spellEnd"/>
      <w:r w:rsidRPr="00C939B9">
        <w:rPr>
          <w:rFonts w:cs="Times New Roman"/>
          <w:lang w:val="en-ID"/>
        </w:rPr>
        <w:t xml:space="preserve"> </w:t>
      </w:r>
      <w:proofErr w:type="spellStart"/>
      <w:r w:rsidRPr="00C939B9">
        <w:rPr>
          <w:rFonts w:cs="Times New Roman"/>
          <w:lang w:val="en-ID"/>
        </w:rPr>
        <w:t>untuk</w:t>
      </w:r>
      <w:proofErr w:type="spellEnd"/>
      <w:r w:rsidRPr="00C939B9">
        <w:rPr>
          <w:rFonts w:cs="Times New Roman"/>
          <w:lang w:val="en-ID"/>
        </w:rPr>
        <w:t xml:space="preserve"> </w:t>
      </w:r>
      <w:proofErr w:type="spellStart"/>
      <w:r w:rsidRPr="00C939B9">
        <w:rPr>
          <w:rFonts w:cs="Times New Roman"/>
          <w:lang w:val="en-ID"/>
        </w:rPr>
        <w:t>menganalisis</w:t>
      </w:r>
      <w:proofErr w:type="spellEnd"/>
      <w:r w:rsidRPr="00C939B9">
        <w:rPr>
          <w:rFonts w:cs="Times New Roman"/>
          <w:lang w:val="en-ID"/>
        </w:rPr>
        <w:t xml:space="preserve"> </w:t>
      </w:r>
      <w:proofErr w:type="spellStart"/>
      <w:r w:rsidRPr="00C939B9">
        <w:rPr>
          <w:rFonts w:cs="Times New Roman"/>
          <w:lang w:val="en-ID"/>
        </w:rPr>
        <w:t>hubungan</w:t>
      </w:r>
      <w:proofErr w:type="spellEnd"/>
      <w:r w:rsidRPr="00C939B9">
        <w:rPr>
          <w:rFonts w:cs="Times New Roman"/>
          <w:lang w:val="en-ID"/>
        </w:rPr>
        <w:t xml:space="preserve"> </w:t>
      </w:r>
      <w:proofErr w:type="spellStart"/>
      <w:r w:rsidRPr="00C939B9">
        <w:rPr>
          <w:rFonts w:cs="Times New Roman"/>
          <w:lang w:val="en-ID"/>
        </w:rPr>
        <w:t>antar</w:t>
      </w:r>
      <w:proofErr w:type="spellEnd"/>
      <w:r w:rsidRPr="00C939B9">
        <w:rPr>
          <w:rFonts w:cs="Times New Roman"/>
          <w:lang w:val="en-ID"/>
        </w:rPr>
        <w:t xml:space="preserve"> </w:t>
      </w:r>
      <w:proofErr w:type="spellStart"/>
      <w:r w:rsidRPr="00C939B9">
        <w:rPr>
          <w:rFonts w:cs="Times New Roman"/>
          <w:lang w:val="en-ID"/>
        </w:rPr>
        <w:t>variabel</w:t>
      </w:r>
      <w:proofErr w:type="spellEnd"/>
      <w:r w:rsidRPr="00C939B9">
        <w:rPr>
          <w:rFonts w:cs="Times New Roman"/>
          <w:lang w:val="en-ID"/>
        </w:rPr>
        <w:t xml:space="preserve"> laten dan </w:t>
      </w:r>
      <w:proofErr w:type="spellStart"/>
      <w:r w:rsidRPr="00C939B9">
        <w:rPr>
          <w:rFonts w:cs="Times New Roman"/>
          <w:lang w:val="en-ID"/>
        </w:rPr>
        <w:t>menguji</w:t>
      </w:r>
      <w:proofErr w:type="spellEnd"/>
      <w:r w:rsidRPr="00C939B9">
        <w:rPr>
          <w:rFonts w:cs="Times New Roman"/>
          <w:lang w:val="en-ID"/>
        </w:rPr>
        <w:t xml:space="preserve"> </w:t>
      </w:r>
      <w:proofErr w:type="spellStart"/>
      <w:r w:rsidRPr="00C939B9">
        <w:rPr>
          <w:rFonts w:cs="Times New Roman"/>
          <w:lang w:val="en-ID"/>
        </w:rPr>
        <w:t>hipotesis</w:t>
      </w:r>
      <w:proofErr w:type="spellEnd"/>
      <w:r w:rsidRPr="00C939B9">
        <w:rPr>
          <w:rFonts w:cs="Times New Roman"/>
          <w:lang w:val="en-ID"/>
        </w:rPr>
        <w:t xml:space="preserve"> </w:t>
      </w:r>
      <w:proofErr w:type="spellStart"/>
      <w:r w:rsidRPr="00C939B9">
        <w:rPr>
          <w:rFonts w:cs="Times New Roman"/>
          <w:lang w:val="en-ID"/>
        </w:rPr>
        <w:t>penelitian</w:t>
      </w:r>
      <w:proofErr w:type="spellEnd"/>
      <w:r w:rsidRPr="00C939B9">
        <w:rPr>
          <w:rFonts w:cs="Times New Roman"/>
          <w:lang w:val="en-ID"/>
        </w:rPr>
        <w:t xml:space="preserve">. </w:t>
      </w:r>
      <w:proofErr w:type="spellStart"/>
      <w:r w:rsidRPr="00C939B9">
        <w:rPr>
          <w:rFonts w:cs="Times New Roman"/>
          <w:lang w:val="en-ID"/>
        </w:rPr>
        <w:t>Pengujian</w:t>
      </w:r>
      <w:proofErr w:type="spellEnd"/>
      <w:r w:rsidRPr="00C939B9">
        <w:rPr>
          <w:rFonts w:cs="Times New Roman"/>
          <w:lang w:val="en-ID"/>
        </w:rPr>
        <w:t xml:space="preserve"> </w:t>
      </w:r>
      <w:proofErr w:type="spellStart"/>
      <w:r w:rsidRPr="00C939B9">
        <w:rPr>
          <w:rFonts w:cs="Times New Roman"/>
          <w:lang w:val="en-ID"/>
        </w:rPr>
        <w:t>dilakukan</w:t>
      </w:r>
      <w:proofErr w:type="spellEnd"/>
      <w:r w:rsidRPr="00C939B9">
        <w:rPr>
          <w:rFonts w:cs="Times New Roman"/>
          <w:lang w:val="en-ID"/>
        </w:rPr>
        <w:t xml:space="preserve"> </w:t>
      </w:r>
      <w:proofErr w:type="spellStart"/>
      <w:r w:rsidRPr="00C939B9">
        <w:rPr>
          <w:rFonts w:cs="Times New Roman"/>
          <w:lang w:val="en-ID"/>
        </w:rPr>
        <w:t>melalui</w:t>
      </w:r>
      <w:proofErr w:type="spellEnd"/>
      <w:r w:rsidRPr="00C939B9">
        <w:rPr>
          <w:rFonts w:cs="Times New Roman"/>
          <w:lang w:val="en-ID"/>
        </w:rPr>
        <w:t>:</w:t>
      </w:r>
    </w:p>
    <w:p w14:paraId="1E70DAEB" w14:textId="53E9225C" w:rsidR="00C939B9" w:rsidRPr="00C939B9" w:rsidRDefault="00C939B9" w:rsidP="0028429D">
      <w:pPr>
        <w:pStyle w:val="ListParagraph"/>
        <w:numPr>
          <w:ilvl w:val="4"/>
          <w:numId w:val="15"/>
        </w:numPr>
        <w:rPr>
          <w:rFonts w:cs="Times New Roman"/>
          <w:lang w:val="en-ID"/>
        </w:rPr>
      </w:pPr>
      <w:r w:rsidRPr="00C939B9">
        <w:rPr>
          <w:rFonts w:cs="Times New Roman"/>
          <w:lang w:val="en-ID"/>
        </w:rPr>
        <w:t xml:space="preserve">Nilai R-Square (R²), yang </w:t>
      </w:r>
      <w:proofErr w:type="spellStart"/>
      <w:r w:rsidRPr="00C939B9">
        <w:rPr>
          <w:rFonts w:cs="Times New Roman"/>
          <w:lang w:val="en-ID"/>
        </w:rPr>
        <w:t>menunjukkan</w:t>
      </w:r>
      <w:proofErr w:type="spellEnd"/>
      <w:r w:rsidRPr="00C939B9">
        <w:rPr>
          <w:rFonts w:cs="Times New Roman"/>
          <w:lang w:val="en-ID"/>
        </w:rPr>
        <w:t xml:space="preserve"> </w:t>
      </w:r>
      <w:proofErr w:type="spellStart"/>
      <w:r w:rsidRPr="00C939B9">
        <w:rPr>
          <w:rFonts w:cs="Times New Roman"/>
          <w:lang w:val="en-ID"/>
        </w:rPr>
        <w:t>besarnya</w:t>
      </w:r>
      <w:proofErr w:type="spellEnd"/>
      <w:r w:rsidRPr="00C939B9">
        <w:rPr>
          <w:rFonts w:cs="Times New Roman"/>
          <w:lang w:val="en-ID"/>
        </w:rPr>
        <w:t xml:space="preserve"> </w:t>
      </w:r>
      <w:proofErr w:type="spellStart"/>
      <w:r w:rsidRPr="00C939B9">
        <w:rPr>
          <w:rFonts w:cs="Times New Roman"/>
          <w:lang w:val="en-ID"/>
        </w:rPr>
        <w:t>kontribusi</w:t>
      </w:r>
      <w:proofErr w:type="spellEnd"/>
      <w:r w:rsidRPr="00C939B9">
        <w:rPr>
          <w:rFonts w:cs="Times New Roman"/>
          <w:lang w:val="en-ID"/>
        </w:rPr>
        <w:t xml:space="preserve"> </w:t>
      </w:r>
      <w:proofErr w:type="spellStart"/>
      <w:r w:rsidRPr="00C939B9">
        <w:rPr>
          <w:rFonts w:cs="Times New Roman"/>
          <w:lang w:val="en-ID"/>
        </w:rPr>
        <w:t>variabel</w:t>
      </w:r>
      <w:proofErr w:type="spellEnd"/>
      <w:r w:rsidRPr="00C939B9">
        <w:rPr>
          <w:rFonts w:cs="Times New Roman"/>
          <w:lang w:val="en-ID"/>
        </w:rPr>
        <w:t xml:space="preserve"> </w:t>
      </w:r>
      <w:proofErr w:type="spellStart"/>
      <w:r w:rsidRPr="00C939B9">
        <w:rPr>
          <w:rFonts w:cs="Times New Roman"/>
          <w:lang w:val="en-ID"/>
        </w:rPr>
        <w:t>independen</w:t>
      </w:r>
      <w:proofErr w:type="spellEnd"/>
      <w:r w:rsidRPr="00C939B9">
        <w:rPr>
          <w:rFonts w:cs="Times New Roman"/>
          <w:lang w:val="en-ID"/>
        </w:rPr>
        <w:t xml:space="preserve"> </w:t>
      </w:r>
      <w:proofErr w:type="spellStart"/>
      <w:r w:rsidRPr="00C939B9">
        <w:rPr>
          <w:rFonts w:cs="Times New Roman"/>
          <w:lang w:val="en-ID"/>
        </w:rPr>
        <w:t>dalam</w:t>
      </w:r>
      <w:proofErr w:type="spellEnd"/>
      <w:r w:rsidRPr="00C939B9">
        <w:rPr>
          <w:rFonts w:cs="Times New Roman"/>
          <w:lang w:val="en-ID"/>
        </w:rPr>
        <w:t xml:space="preserve"> </w:t>
      </w:r>
      <w:proofErr w:type="spellStart"/>
      <w:r w:rsidRPr="00C939B9">
        <w:rPr>
          <w:rFonts w:cs="Times New Roman"/>
          <w:lang w:val="en-ID"/>
        </w:rPr>
        <w:t>menjelaskan</w:t>
      </w:r>
      <w:proofErr w:type="spellEnd"/>
      <w:r w:rsidRPr="00C939B9">
        <w:rPr>
          <w:rFonts w:cs="Times New Roman"/>
          <w:lang w:val="en-ID"/>
        </w:rPr>
        <w:t xml:space="preserve"> </w:t>
      </w:r>
      <w:proofErr w:type="spellStart"/>
      <w:r w:rsidRPr="00C939B9">
        <w:rPr>
          <w:rFonts w:cs="Times New Roman"/>
          <w:lang w:val="en-ID"/>
        </w:rPr>
        <w:t>variabel</w:t>
      </w:r>
      <w:proofErr w:type="spellEnd"/>
      <w:r w:rsidRPr="00C939B9">
        <w:rPr>
          <w:rFonts w:cs="Times New Roman"/>
          <w:lang w:val="en-ID"/>
        </w:rPr>
        <w:t xml:space="preserve"> </w:t>
      </w:r>
      <w:proofErr w:type="spellStart"/>
      <w:r w:rsidRPr="00C939B9">
        <w:rPr>
          <w:rFonts w:cs="Times New Roman"/>
          <w:lang w:val="en-ID"/>
        </w:rPr>
        <w:t>dependen</w:t>
      </w:r>
      <w:proofErr w:type="spellEnd"/>
      <w:r w:rsidRPr="00C939B9">
        <w:rPr>
          <w:rFonts w:cs="Times New Roman"/>
          <w:lang w:val="en-ID"/>
        </w:rPr>
        <w:t>.</w:t>
      </w:r>
    </w:p>
    <w:p w14:paraId="6A8B332C" w14:textId="31D810E5" w:rsidR="00C939B9" w:rsidRPr="00C939B9" w:rsidRDefault="00C939B9" w:rsidP="0028429D">
      <w:pPr>
        <w:pStyle w:val="ListParagraph"/>
        <w:numPr>
          <w:ilvl w:val="0"/>
          <w:numId w:val="15"/>
        </w:numPr>
        <w:rPr>
          <w:rFonts w:cs="Times New Roman"/>
          <w:lang w:val="en-ID"/>
        </w:rPr>
      </w:pPr>
      <w:r w:rsidRPr="00C939B9">
        <w:rPr>
          <w:rFonts w:cs="Times New Roman"/>
          <w:lang w:val="en-ID"/>
        </w:rPr>
        <w:t xml:space="preserve">Path Coefficient, yang </w:t>
      </w:r>
      <w:proofErr w:type="spellStart"/>
      <w:r w:rsidRPr="00C939B9">
        <w:rPr>
          <w:rFonts w:cs="Times New Roman"/>
          <w:lang w:val="en-ID"/>
        </w:rPr>
        <w:t>menunjukkan</w:t>
      </w:r>
      <w:proofErr w:type="spellEnd"/>
      <w:r w:rsidRPr="00C939B9">
        <w:rPr>
          <w:rFonts w:cs="Times New Roman"/>
          <w:lang w:val="en-ID"/>
        </w:rPr>
        <w:t xml:space="preserve"> </w:t>
      </w:r>
      <w:proofErr w:type="spellStart"/>
      <w:r w:rsidRPr="00C939B9">
        <w:rPr>
          <w:rFonts w:cs="Times New Roman"/>
          <w:lang w:val="en-ID"/>
        </w:rPr>
        <w:t>arah</w:t>
      </w:r>
      <w:proofErr w:type="spellEnd"/>
      <w:r w:rsidRPr="00C939B9">
        <w:rPr>
          <w:rFonts w:cs="Times New Roman"/>
          <w:lang w:val="en-ID"/>
        </w:rPr>
        <w:t xml:space="preserve"> dan </w:t>
      </w:r>
      <w:proofErr w:type="spellStart"/>
      <w:r w:rsidRPr="00C939B9">
        <w:rPr>
          <w:rFonts w:cs="Times New Roman"/>
          <w:lang w:val="en-ID"/>
        </w:rPr>
        <w:t>kekuatan</w:t>
      </w:r>
      <w:proofErr w:type="spellEnd"/>
      <w:r w:rsidRPr="00C939B9">
        <w:rPr>
          <w:rFonts w:cs="Times New Roman"/>
          <w:lang w:val="en-ID"/>
        </w:rPr>
        <w:t xml:space="preserve"> </w:t>
      </w:r>
      <w:proofErr w:type="spellStart"/>
      <w:r w:rsidRPr="00C939B9">
        <w:rPr>
          <w:rFonts w:cs="Times New Roman"/>
          <w:lang w:val="en-ID"/>
        </w:rPr>
        <w:t>pengaruh</w:t>
      </w:r>
      <w:proofErr w:type="spellEnd"/>
      <w:r w:rsidRPr="00C939B9">
        <w:rPr>
          <w:rFonts w:cs="Times New Roman"/>
          <w:lang w:val="en-ID"/>
        </w:rPr>
        <w:t xml:space="preserve"> </w:t>
      </w:r>
      <w:proofErr w:type="spellStart"/>
      <w:r w:rsidRPr="00C939B9">
        <w:rPr>
          <w:rFonts w:cs="Times New Roman"/>
          <w:lang w:val="en-ID"/>
        </w:rPr>
        <w:t>antarvariabel</w:t>
      </w:r>
      <w:proofErr w:type="spellEnd"/>
      <w:r w:rsidRPr="00C939B9">
        <w:rPr>
          <w:rFonts w:cs="Times New Roman"/>
          <w:lang w:val="en-ID"/>
        </w:rPr>
        <w:t>.</w:t>
      </w:r>
    </w:p>
    <w:p w14:paraId="79371BF6" w14:textId="490CE321" w:rsidR="00C939B9" w:rsidRPr="00C939B9" w:rsidRDefault="00C939B9" w:rsidP="0028429D">
      <w:pPr>
        <w:pStyle w:val="ListParagraph"/>
        <w:numPr>
          <w:ilvl w:val="0"/>
          <w:numId w:val="15"/>
        </w:numPr>
        <w:rPr>
          <w:rFonts w:cs="Times New Roman"/>
          <w:lang w:val="en-ID"/>
        </w:rPr>
      </w:pPr>
      <w:r w:rsidRPr="00C939B9">
        <w:rPr>
          <w:rFonts w:cs="Times New Roman"/>
          <w:lang w:val="en-ID"/>
        </w:rPr>
        <w:t xml:space="preserve">Effect Size (f²), </w:t>
      </w:r>
      <w:proofErr w:type="spellStart"/>
      <w:r w:rsidRPr="00C939B9">
        <w:rPr>
          <w:rFonts w:cs="Times New Roman"/>
          <w:lang w:val="en-ID"/>
        </w:rPr>
        <w:t>digunakan</w:t>
      </w:r>
      <w:proofErr w:type="spellEnd"/>
      <w:r w:rsidRPr="00C939B9">
        <w:rPr>
          <w:rFonts w:cs="Times New Roman"/>
          <w:lang w:val="en-ID"/>
        </w:rPr>
        <w:t xml:space="preserve"> </w:t>
      </w:r>
      <w:proofErr w:type="spellStart"/>
      <w:r w:rsidRPr="00C939B9">
        <w:rPr>
          <w:rFonts w:cs="Times New Roman"/>
          <w:lang w:val="en-ID"/>
        </w:rPr>
        <w:t>untuk</w:t>
      </w:r>
      <w:proofErr w:type="spellEnd"/>
      <w:r w:rsidRPr="00C939B9">
        <w:rPr>
          <w:rFonts w:cs="Times New Roman"/>
          <w:lang w:val="en-ID"/>
        </w:rPr>
        <w:t xml:space="preserve"> </w:t>
      </w:r>
      <w:proofErr w:type="spellStart"/>
      <w:r w:rsidRPr="00C939B9">
        <w:rPr>
          <w:rFonts w:cs="Times New Roman"/>
          <w:lang w:val="en-ID"/>
        </w:rPr>
        <w:t>mengukur</w:t>
      </w:r>
      <w:proofErr w:type="spellEnd"/>
      <w:r w:rsidRPr="00C939B9">
        <w:rPr>
          <w:rFonts w:cs="Times New Roman"/>
          <w:lang w:val="en-ID"/>
        </w:rPr>
        <w:t xml:space="preserve"> </w:t>
      </w:r>
      <w:proofErr w:type="spellStart"/>
      <w:r w:rsidRPr="00C939B9">
        <w:rPr>
          <w:rFonts w:cs="Times New Roman"/>
          <w:lang w:val="en-ID"/>
        </w:rPr>
        <w:t>seberapa</w:t>
      </w:r>
      <w:proofErr w:type="spellEnd"/>
      <w:r w:rsidRPr="00C939B9">
        <w:rPr>
          <w:rFonts w:cs="Times New Roman"/>
          <w:lang w:val="en-ID"/>
        </w:rPr>
        <w:t xml:space="preserve"> </w:t>
      </w:r>
      <w:proofErr w:type="spellStart"/>
      <w:r w:rsidRPr="00C939B9">
        <w:rPr>
          <w:rFonts w:cs="Times New Roman"/>
          <w:lang w:val="en-ID"/>
        </w:rPr>
        <w:t>besar</w:t>
      </w:r>
      <w:proofErr w:type="spellEnd"/>
      <w:r w:rsidRPr="00C939B9">
        <w:rPr>
          <w:rFonts w:cs="Times New Roman"/>
          <w:lang w:val="en-ID"/>
        </w:rPr>
        <w:t xml:space="preserve"> </w:t>
      </w:r>
      <w:proofErr w:type="spellStart"/>
      <w:r w:rsidRPr="00C939B9">
        <w:rPr>
          <w:rFonts w:cs="Times New Roman"/>
          <w:lang w:val="en-ID"/>
        </w:rPr>
        <w:t>pengaruh</w:t>
      </w:r>
      <w:proofErr w:type="spellEnd"/>
      <w:r w:rsidRPr="00C939B9">
        <w:rPr>
          <w:rFonts w:cs="Times New Roman"/>
          <w:lang w:val="en-ID"/>
        </w:rPr>
        <w:t xml:space="preserve"> masing-masing </w:t>
      </w:r>
      <w:proofErr w:type="spellStart"/>
      <w:r w:rsidRPr="00C939B9">
        <w:rPr>
          <w:rFonts w:cs="Times New Roman"/>
          <w:lang w:val="en-ID"/>
        </w:rPr>
        <w:t>variabel</w:t>
      </w:r>
      <w:proofErr w:type="spellEnd"/>
      <w:r w:rsidRPr="00C939B9">
        <w:rPr>
          <w:rFonts w:cs="Times New Roman"/>
          <w:lang w:val="en-ID"/>
        </w:rPr>
        <w:t xml:space="preserve"> </w:t>
      </w:r>
      <w:proofErr w:type="spellStart"/>
      <w:r w:rsidRPr="00C939B9">
        <w:rPr>
          <w:rFonts w:cs="Times New Roman"/>
          <w:lang w:val="en-ID"/>
        </w:rPr>
        <w:t>independen</w:t>
      </w:r>
      <w:proofErr w:type="spellEnd"/>
      <w:r w:rsidRPr="00C939B9">
        <w:rPr>
          <w:rFonts w:cs="Times New Roman"/>
          <w:lang w:val="en-ID"/>
        </w:rPr>
        <w:t xml:space="preserve"> </w:t>
      </w:r>
      <w:proofErr w:type="spellStart"/>
      <w:r w:rsidRPr="00C939B9">
        <w:rPr>
          <w:rFonts w:cs="Times New Roman"/>
          <w:lang w:val="en-ID"/>
        </w:rPr>
        <w:t>terhadap</w:t>
      </w:r>
      <w:proofErr w:type="spellEnd"/>
      <w:r w:rsidRPr="00C939B9">
        <w:rPr>
          <w:rFonts w:cs="Times New Roman"/>
          <w:lang w:val="en-ID"/>
        </w:rPr>
        <w:t xml:space="preserve"> </w:t>
      </w:r>
      <w:proofErr w:type="spellStart"/>
      <w:r w:rsidRPr="00C939B9">
        <w:rPr>
          <w:rFonts w:cs="Times New Roman"/>
          <w:lang w:val="en-ID"/>
        </w:rPr>
        <w:t>variabel</w:t>
      </w:r>
      <w:proofErr w:type="spellEnd"/>
      <w:r w:rsidRPr="00C939B9">
        <w:rPr>
          <w:rFonts w:cs="Times New Roman"/>
          <w:lang w:val="en-ID"/>
        </w:rPr>
        <w:t xml:space="preserve"> </w:t>
      </w:r>
      <w:proofErr w:type="spellStart"/>
      <w:r w:rsidRPr="00C939B9">
        <w:rPr>
          <w:rFonts w:cs="Times New Roman"/>
          <w:lang w:val="en-ID"/>
        </w:rPr>
        <w:t>dependen</w:t>
      </w:r>
      <w:proofErr w:type="spellEnd"/>
      <w:r w:rsidRPr="00C939B9">
        <w:rPr>
          <w:rFonts w:cs="Times New Roman"/>
          <w:lang w:val="en-ID"/>
        </w:rPr>
        <w:t>.</w:t>
      </w:r>
    </w:p>
    <w:p w14:paraId="432F0DDF" w14:textId="0E723CD6" w:rsidR="007D10CF" w:rsidRDefault="00C939B9" w:rsidP="0028429D">
      <w:pPr>
        <w:pStyle w:val="ListParagraph"/>
        <w:numPr>
          <w:ilvl w:val="0"/>
          <w:numId w:val="15"/>
        </w:numPr>
        <w:rPr>
          <w:rFonts w:cs="Times New Roman"/>
          <w:lang w:val="en-ID"/>
        </w:rPr>
      </w:pPr>
      <w:r w:rsidRPr="00C939B9">
        <w:rPr>
          <w:rFonts w:cs="Times New Roman"/>
          <w:lang w:val="en-ID"/>
        </w:rPr>
        <w:t xml:space="preserve">Uji </w:t>
      </w:r>
      <w:proofErr w:type="spellStart"/>
      <w:r w:rsidRPr="00C939B9">
        <w:rPr>
          <w:rFonts w:cs="Times New Roman"/>
          <w:lang w:val="en-ID"/>
        </w:rPr>
        <w:t>Signifikansi</w:t>
      </w:r>
      <w:proofErr w:type="spellEnd"/>
      <w:r w:rsidRPr="00C939B9">
        <w:rPr>
          <w:rFonts w:cs="Times New Roman"/>
          <w:lang w:val="en-ID"/>
        </w:rPr>
        <w:t xml:space="preserve"> (Bootstrapping), </w:t>
      </w:r>
      <w:proofErr w:type="spellStart"/>
      <w:r w:rsidRPr="00C939B9">
        <w:rPr>
          <w:rFonts w:cs="Times New Roman"/>
          <w:lang w:val="en-ID"/>
        </w:rPr>
        <w:t>dengan</w:t>
      </w:r>
      <w:proofErr w:type="spellEnd"/>
      <w:r w:rsidRPr="00C939B9">
        <w:rPr>
          <w:rFonts w:cs="Times New Roman"/>
          <w:lang w:val="en-ID"/>
        </w:rPr>
        <w:t xml:space="preserve"> </w:t>
      </w:r>
      <w:proofErr w:type="spellStart"/>
      <w:r w:rsidRPr="00C939B9">
        <w:rPr>
          <w:rFonts w:cs="Times New Roman"/>
          <w:lang w:val="en-ID"/>
        </w:rPr>
        <w:t>melihat</w:t>
      </w:r>
      <w:proofErr w:type="spellEnd"/>
      <w:r w:rsidRPr="00C939B9">
        <w:rPr>
          <w:rFonts w:cs="Times New Roman"/>
          <w:lang w:val="en-ID"/>
        </w:rPr>
        <w:t xml:space="preserve"> </w:t>
      </w:r>
      <w:proofErr w:type="spellStart"/>
      <w:r w:rsidRPr="00C939B9">
        <w:rPr>
          <w:rFonts w:cs="Times New Roman"/>
          <w:lang w:val="en-ID"/>
        </w:rPr>
        <w:t>nilai</w:t>
      </w:r>
      <w:proofErr w:type="spellEnd"/>
      <w:r w:rsidRPr="00C939B9">
        <w:rPr>
          <w:rFonts w:cs="Times New Roman"/>
          <w:lang w:val="en-ID"/>
        </w:rPr>
        <w:t xml:space="preserve"> t-statistic (t &gt; 1,96) </w:t>
      </w:r>
      <w:proofErr w:type="spellStart"/>
      <w:r w:rsidRPr="00C939B9">
        <w:rPr>
          <w:rFonts w:cs="Times New Roman"/>
          <w:lang w:val="en-ID"/>
        </w:rPr>
        <w:t>atau</w:t>
      </w:r>
      <w:proofErr w:type="spellEnd"/>
      <w:r w:rsidRPr="00C939B9">
        <w:rPr>
          <w:rFonts w:cs="Times New Roman"/>
          <w:lang w:val="en-ID"/>
        </w:rPr>
        <w:t xml:space="preserve"> p-value (&lt; 0,05) </w:t>
      </w:r>
      <w:proofErr w:type="spellStart"/>
      <w:r w:rsidRPr="00C939B9">
        <w:rPr>
          <w:rFonts w:cs="Times New Roman"/>
          <w:lang w:val="en-ID"/>
        </w:rPr>
        <w:t>sebagai</w:t>
      </w:r>
      <w:proofErr w:type="spellEnd"/>
      <w:r w:rsidRPr="00C939B9">
        <w:rPr>
          <w:rFonts w:cs="Times New Roman"/>
          <w:lang w:val="en-ID"/>
        </w:rPr>
        <w:t xml:space="preserve"> </w:t>
      </w:r>
      <w:proofErr w:type="spellStart"/>
      <w:r w:rsidRPr="00C939B9">
        <w:rPr>
          <w:rFonts w:cs="Times New Roman"/>
          <w:lang w:val="en-ID"/>
        </w:rPr>
        <w:t>dasar</w:t>
      </w:r>
      <w:proofErr w:type="spellEnd"/>
      <w:r w:rsidRPr="00C939B9">
        <w:rPr>
          <w:rFonts w:cs="Times New Roman"/>
          <w:lang w:val="en-ID"/>
        </w:rPr>
        <w:t xml:space="preserve"> </w:t>
      </w:r>
      <w:proofErr w:type="spellStart"/>
      <w:r w:rsidRPr="00C939B9">
        <w:rPr>
          <w:rFonts w:cs="Times New Roman"/>
          <w:lang w:val="en-ID"/>
        </w:rPr>
        <w:t>penerimaan</w:t>
      </w:r>
      <w:proofErr w:type="spellEnd"/>
      <w:r w:rsidRPr="00C939B9">
        <w:rPr>
          <w:rFonts w:cs="Times New Roman"/>
          <w:lang w:val="en-ID"/>
        </w:rPr>
        <w:t xml:space="preserve"> </w:t>
      </w:r>
      <w:proofErr w:type="spellStart"/>
      <w:r w:rsidRPr="00C939B9">
        <w:rPr>
          <w:rFonts w:cs="Times New Roman"/>
          <w:lang w:val="en-ID"/>
        </w:rPr>
        <w:t>atau</w:t>
      </w:r>
      <w:proofErr w:type="spellEnd"/>
      <w:r w:rsidRPr="00C939B9">
        <w:rPr>
          <w:rFonts w:cs="Times New Roman"/>
          <w:lang w:val="en-ID"/>
        </w:rPr>
        <w:t xml:space="preserve"> </w:t>
      </w:r>
      <w:proofErr w:type="spellStart"/>
      <w:r w:rsidRPr="00C939B9">
        <w:rPr>
          <w:rFonts w:cs="Times New Roman"/>
          <w:lang w:val="en-ID"/>
        </w:rPr>
        <w:t>penolakan</w:t>
      </w:r>
      <w:proofErr w:type="spellEnd"/>
      <w:r w:rsidRPr="00C939B9">
        <w:rPr>
          <w:rFonts w:cs="Times New Roman"/>
          <w:lang w:val="en-ID"/>
        </w:rPr>
        <w:t> </w:t>
      </w:r>
      <w:proofErr w:type="spellStart"/>
      <w:r w:rsidRPr="00C939B9">
        <w:rPr>
          <w:rFonts w:cs="Times New Roman"/>
          <w:lang w:val="en-ID"/>
        </w:rPr>
        <w:t>hipotesis</w:t>
      </w:r>
      <w:proofErr w:type="spellEnd"/>
      <w:r w:rsidRPr="00C939B9">
        <w:rPr>
          <w:rFonts w:cs="Times New Roman"/>
          <w:lang w:val="en-ID"/>
        </w:rPr>
        <w:t>.</w:t>
      </w:r>
    </w:p>
    <w:p w14:paraId="560A2758" w14:textId="0F495FF2" w:rsidR="002D3CA3" w:rsidRPr="001A1871" w:rsidRDefault="00C8611A" w:rsidP="001A1871">
      <w:pPr>
        <w:rPr>
          <w:rFonts w:cs="Times New Roman"/>
          <w:lang w:val="en-ID"/>
        </w:rPr>
      </w:pPr>
      <w:proofErr w:type="spellStart"/>
      <w:r w:rsidRPr="00C8611A">
        <w:rPr>
          <w:rFonts w:cs="Times New Roman"/>
          <w:lang w:val="en-ID"/>
        </w:rPr>
        <w:t>Melalui</w:t>
      </w:r>
      <w:proofErr w:type="spellEnd"/>
      <w:r w:rsidRPr="00C8611A">
        <w:rPr>
          <w:rFonts w:cs="Times New Roman"/>
          <w:lang w:val="en-ID"/>
        </w:rPr>
        <w:t xml:space="preserve"> </w:t>
      </w:r>
      <w:proofErr w:type="spellStart"/>
      <w:r w:rsidRPr="00C8611A">
        <w:rPr>
          <w:rFonts w:cs="Times New Roman"/>
          <w:lang w:val="en-ID"/>
        </w:rPr>
        <w:t>tahapan</w:t>
      </w:r>
      <w:proofErr w:type="spellEnd"/>
      <w:r w:rsidRPr="00C8611A">
        <w:rPr>
          <w:rFonts w:cs="Times New Roman"/>
          <w:lang w:val="en-ID"/>
        </w:rPr>
        <w:t xml:space="preserve"> </w:t>
      </w:r>
      <w:proofErr w:type="spellStart"/>
      <w:r w:rsidRPr="00C8611A">
        <w:rPr>
          <w:rFonts w:cs="Times New Roman"/>
          <w:lang w:val="en-ID"/>
        </w:rPr>
        <w:t>tersebut</w:t>
      </w:r>
      <w:proofErr w:type="spellEnd"/>
      <w:r w:rsidRPr="00C8611A">
        <w:rPr>
          <w:rFonts w:cs="Times New Roman"/>
          <w:lang w:val="en-ID"/>
        </w:rPr>
        <w:t xml:space="preserve">, </w:t>
      </w:r>
      <w:proofErr w:type="spellStart"/>
      <w:r w:rsidRPr="00C8611A">
        <w:rPr>
          <w:rFonts w:cs="Times New Roman"/>
          <w:lang w:val="en-ID"/>
        </w:rPr>
        <w:t>analisis</w:t>
      </w:r>
      <w:proofErr w:type="spellEnd"/>
      <w:r w:rsidRPr="00C8611A">
        <w:rPr>
          <w:rFonts w:cs="Times New Roman"/>
          <w:lang w:val="en-ID"/>
        </w:rPr>
        <w:t xml:space="preserve"> PLS-SEM </w:t>
      </w:r>
      <w:proofErr w:type="spellStart"/>
      <w:r w:rsidRPr="00C8611A">
        <w:rPr>
          <w:rFonts w:cs="Times New Roman"/>
          <w:lang w:val="en-ID"/>
        </w:rPr>
        <w:t>memungkinkan</w:t>
      </w:r>
      <w:proofErr w:type="spellEnd"/>
      <w:r w:rsidRPr="00C8611A">
        <w:rPr>
          <w:rFonts w:cs="Times New Roman"/>
          <w:lang w:val="en-ID"/>
        </w:rPr>
        <w:t xml:space="preserve"> </w:t>
      </w:r>
      <w:proofErr w:type="spellStart"/>
      <w:r w:rsidRPr="00C8611A">
        <w:rPr>
          <w:rFonts w:cs="Times New Roman"/>
          <w:lang w:val="en-ID"/>
        </w:rPr>
        <w:t>peneliti</w:t>
      </w:r>
      <w:proofErr w:type="spellEnd"/>
      <w:r w:rsidRPr="00C8611A">
        <w:rPr>
          <w:rFonts w:cs="Times New Roman"/>
          <w:lang w:val="en-ID"/>
        </w:rPr>
        <w:t xml:space="preserve"> </w:t>
      </w:r>
      <w:proofErr w:type="spellStart"/>
      <w:r w:rsidRPr="00C8611A">
        <w:rPr>
          <w:rFonts w:cs="Times New Roman"/>
          <w:lang w:val="en-ID"/>
        </w:rPr>
        <w:t>untuk</w:t>
      </w:r>
      <w:proofErr w:type="spellEnd"/>
      <w:r w:rsidRPr="00C8611A">
        <w:rPr>
          <w:rFonts w:cs="Times New Roman"/>
          <w:lang w:val="en-ID"/>
        </w:rPr>
        <w:t xml:space="preserve"> </w:t>
      </w:r>
      <w:proofErr w:type="spellStart"/>
      <w:r w:rsidRPr="00C8611A">
        <w:rPr>
          <w:rFonts w:cs="Times New Roman"/>
          <w:lang w:val="en-ID"/>
        </w:rPr>
        <w:t>menilai</w:t>
      </w:r>
      <w:proofErr w:type="spellEnd"/>
      <w:r w:rsidRPr="00C8611A">
        <w:rPr>
          <w:rFonts w:cs="Times New Roman"/>
          <w:lang w:val="en-ID"/>
        </w:rPr>
        <w:t xml:space="preserve"> </w:t>
      </w:r>
      <w:proofErr w:type="spellStart"/>
      <w:r w:rsidRPr="00C8611A">
        <w:rPr>
          <w:rFonts w:cs="Times New Roman"/>
          <w:lang w:val="en-ID"/>
        </w:rPr>
        <w:t>efektivitas</w:t>
      </w:r>
      <w:proofErr w:type="spellEnd"/>
      <w:r w:rsidRPr="00C8611A">
        <w:rPr>
          <w:rFonts w:cs="Times New Roman"/>
          <w:lang w:val="en-ID"/>
        </w:rPr>
        <w:t xml:space="preserve"> model </w:t>
      </w:r>
      <w:proofErr w:type="spellStart"/>
      <w:r w:rsidRPr="00C8611A">
        <w:rPr>
          <w:rFonts w:cs="Times New Roman"/>
          <w:lang w:val="en-ID"/>
        </w:rPr>
        <w:t>pengukuran</w:t>
      </w:r>
      <w:proofErr w:type="spellEnd"/>
      <w:r w:rsidRPr="00C8611A">
        <w:rPr>
          <w:rFonts w:cs="Times New Roman"/>
          <w:lang w:val="en-ID"/>
        </w:rPr>
        <w:t xml:space="preserve"> </w:t>
      </w:r>
      <w:proofErr w:type="spellStart"/>
      <w:r w:rsidRPr="00C8611A">
        <w:rPr>
          <w:rFonts w:cs="Times New Roman"/>
          <w:lang w:val="en-ID"/>
        </w:rPr>
        <w:t>serta</w:t>
      </w:r>
      <w:proofErr w:type="spellEnd"/>
      <w:r w:rsidRPr="00C8611A">
        <w:rPr>
          <w:rFonts w:cs="Times New Roman"/>
          <w:lang w:val="en-ID"/>
        </w:rPr>
        <w:t xml:space="preserve"> </w:t>
      </w:r>
      <w:proofErr w:type="spellStart"/>
      <w:r w:rsidRPr="00C8611A">
        <w:rPr>
          <w:rFonts w:cs="Times New Roman"/>
          <w:lang w:val="en-ID"/>
        </w:rPr>
        <w:t>hubungan</w:t>
      </w:r>
      <w:proofErr w:type="spellEnd"/>
      <w:r w:rsidRPr="00C8611A">
        <w:rPr>
          <w:rFonts w:cs="Times New Roman"/>
          <w:lang w:val="en-ID"/>
        </w:rPr>
        <w:t xml:space="preserve"> </w:t>
      </w:r>
      <w:proofErr w:type="spellStart"/>
      <w:r w:rsidRPr="00C8611A">
        <w:rPr>
          <w:rFonts w:cs="Times New Roman"/>
          <w:lang w:val="en-ID"/>
        </w:rPr>
        <w:t>antara</w:t>
      </w:r>
      <w:proofErr w:type="spellEnd"/>
      <w:r w:rsidRPr="00C8611A">
        <w:rPr>
          <w:rFonts w:cs="Times New Roman"/>
          <w:lang w:val="en-ID"/>
        </w:rPr>
        <w:t xml:space="preserve"> </w:t>
      </w:r>
      <w:proofErr w:type="spellStart"/>
      <w:r w:rsidRPr="00C8611A">
        <w:rPr>
          <w:rFonts w:cs="Times New Roman"/>
          <w:lang w:val="en-ID"/>
        </w:rPr>
        <w:t>variabel</w:t>
      </w:r>
      <w:proofErr w:type="spellEnd"/>
      <w:r w:rsidRPr="00C8611A">
        <w:rPr>
          <w:rFonts w:cs="Times New Roman"/>
          <w:lang w:val="en-ID"/>
        </w:rPr>
        <w:t xml:space="preserve">, yang </w:t>
      </w:r>
      <w:proofErr w:type="spellStart"/>
      <w:r w:rsidRPr="00C8611A">
        <w:rPr>
          <w:rFonts w:cs="Times New Roman"/>
          <w:lang w:val="en-ID"/>
        </w:rPr>
        <w:t>memungkinkan</w:t>
      </w:r>
      <w:proofErr w:type="spellEnd"/>
      <w:r w:rsidRPr="00C8611A">
        <w:rPr>
          <w:rFonts w:cs="Times New Roman"/>
          <w:lang w:val="en-ID"/>
        </w:rPr>
        <w:t xml:space="preserve"> </w:t>
      </w:r>
      <w:proofErr w:type="spellStart"/>
      <w:r w:rsidRPr="00C8611A">
        <w:rPr>
          <w:rFonts w:cs="Times New Roman"/>
          <w:lang w:val="en-ID"/>
        </w:rPr>
        <w:t>mereka</w:t>
      </w:r>
      <w:proofErr w:type="spellEnd"/>
      <w:r w:rsidRPr="00C8611A">
        <w:rPr>
          <w:rFonts w:cs="Times New Roman"/>
          <w:lang w:val="en-ID"/>
        </w:rPr>
        <w:t xml:space="preserve"> </w:t>
      </w:r>
      <w:proofErr w:type="spellStart"/>
      <w:r w:rsidRPr="00C8611A">
        <w:rPr>
          <w:rFonts w:cs="Times New Roman"/>
          <w:lang w:val="en-ID"/>
        </w:rPr>
        <w:t>untuk</w:t>
      </w:r>
      <w:proofErr w:type="spellEnd"/>
      <w:r w:rsidRPr="00C8611A">
        <w:rPr>
          <w:rFonts w:cs="Times New Roman"/>
          <w:lang w:val="en-ID"/>
        </w:rPr>
        <w:t xml:space="preserve"> </w:t>
      </w:r>
      <w:proofErr w:type="spellStart"/>
      <w:r w:rsidRPr="00C8611A">
        <w:rPr>
          <w:rFonts w:cs="Times New Roman"/>
          <w:lang w:val="en-ID"/>
        </w:rPr>
        <w:t>menarik</w:t>
      </w:r>
      <w:proofErr w:type="spellEnd"/>
      <w:r w:rsidRPr="00C8611A">
        <w:rPr>
          <w:rFonts w:cs="Times New Roman"/>
          <w:lang w:val="en-ID"/>
        </w:rPr>
        <w:t xml:space="preserve"> </w:t>
      </w:r>
      <w:proofErr w:type="spellStart"/>
      <w:r w:rsidRPr="00C8611A">
        <w:rPr>
          <w:rFonts w:cs="Times New Roman"/>
          <w:lang w:val="en-ID"/>
        </w:rPr>
        <w:t>kesimpulan</w:t>
      </w:r>
      <w:proofErr w:type="spellEnd"/>
      <w:r w:rsidRPr="00C8611A">
        <w:rPr>
          <w:rFonts w:cs="Times New Roman"/>
          <w:lang w:val="en-ID"/>
        </w:rPr>
        <w:t xml:space="preserve"> </w:t>
      </w:r>
      <w:proofErr w:type="spellStart"/>
      <w:r w:rsidRPr="00C8611A">
        <w:rPr>
          <w:rFonts w:cs="Times New Roman"/>
          <w:lang w:val="en-ID"/>
        </w:rPr>
        <w:t>berdasarkan</w:t>
      </w:r>
      <w:proofErr w:type="spellEnd"/>
      <w:r w:rsidRPr="00C8611A">
        <w:rPr>
          <w:rFonts w:cs="Times New Roman"/>
          <w:lang w:val="en-ID"/>
        </w:rPr>
        <w:t xml:space="preserve"> </w:t>
      </w:r>
      <w:proofErr w:type="spellStart"/>
      <w:r w:rsidRPr="00C8611A">
        <w:rPr>
          <w:rFonts w:cs="Times New Roman"/>
          <w:lang w:val="en-ID"/>
        </w:rPr>
        <w:t>bukti</w:t>
      </w:r>
      <w:proofErr w:type="spellEnd"/>
      <w:r w:rsidRPr="00C8611A">
        <w:rPr>
          <w:rFonts w:cs="Times New Roman"/>
          <w:lang w:val="en-ID"/>
        </w:rPr>
        <w:t xml:space="preserve"> </w:t>
      </w:r>
      <w:proofErr w:type="spellStart"/>
      <w:r w:rsidRPr="00C8611A">
        <w:rPr>
          <w:rFonts w:cs="Times New Roman"/>
          <w:lang w:val="en-ID"/>
        </w:rPr>
        <w:t>tentang</w:t>
      </w:r>
      <w:proofErr w:type="spellEnd"/>
      <w:r w:rsidRPr="00C8611A">
        <w:rPr>
          <w:rFonts w:cs="Times New Roman"/>
          <w:lang w:val="en-ID"/>
        </w:rPr>
        <w:t xml:space="preserve"> </w:t>
      </w:r>
      <w:proofErr w:type="spellStart"/>
      <w:r w:rsidRPr="00C8611A">
        <w:rPr>
          <w:rFonts w:cs="Times New Roman"/>
          <w:lang w:val="en-ID"/>
        </w:rPr>
        <w:t>bagaimana</w:t>
      </w:r>
      <w:proofErr w:type="spellEnd"/>
      <w:r w:rsidRPr="00C8611A">
        <w:rPr>
          <w:rFonts w:cs="Times New Roman"/>
          <w:lang w:val="en-ID"/>
        </w:rPr>
        <w:t xml:space="preserve"> </w:t>
      </w:r>
      <w:proofErr w:type="spellStart"/>
      <w:r w:rsidRPr="00C8611A">
        <w:rPr>
          <w:rFonts w:cs="Times New Roman"/>
          <w:lang w:val="en-ID"/>
        </w:rPr>
        <w:t>manajemen</w:t>
      </w:r>
      <w:proofErr w:type="spellEnd"/>
      <w:r w:rsidRPr="00C8611A">
        <w:rPr>
          <w:rFonts w:cs="Times New Roman"/>
          <w:lang w:val="en-ID"/>
        </w:rPr>
        <w:t xml:space="preserve"> </w:t>
      </w:r>
      <w:proofErr w:type="spellStart"/>
      <w:r w:rsidRPr="00C8611A">
        <w:rPr>
          <w:rFonts w:cs="Times New Roman"/>
          <w:lang w:val="en-ID"/>
        </w:rPr>
        <w:t>kualitas</w:t>
      </w:r>
      <w:proofErr w:type="spellEnd"/>
      <w:r w:rsidRPr="00C8611A">
        <w:rPr>
          <w:rFonts w:cs="Times New Roman"/>
          <w:lang w:val="en-ID"/>
        </w:rPr>
        <w:t xml:space="preserve"> dan </w:t>
      </w:r>
      <w:proofErr w:type="spellStart"/>
      <w:r w:rsidRPr="00C8611A">
        <w:rPr>
          <w:rFonts w:cs="Times New Roman"/>
          <w:lang w:val="en-ID"/>
        </w:rPr>
        <w:t>pendekatan</w:t>
      </w:r>
      <w:proofErr w:type="spellEnd"/>
      <w:r w:rsidRPr="00C8611A">
        <w:rPr>
          <w:rFonts w:cs="Times New Roman"/>
          <w:lang w:val="en-ID"/>
        </w:rPr>
        <w:t xml:space="preserve"> </w:t>
      </w:r>
      <w:proofErr w:type="spellStart"/>
      <w:r w:rsidRPr="00C8611A">
        <w:rPr>
          <w:rFonts w:cs="Times New Roman"/>
          <w:lang w:val="en-ID"/>
        </w:rPr>
        <w:t>penetapan</w:t>
      </w:r>
      <w:proofErr w:type="spellEnd"/>
      <w:r w:rsidRPr="00C8611A">
        <w:rPr>
          <w:rFonts w:cs="Times New Roman"/>
          <w:lang w:val="en-ID"/>
        </w:rPr>
        <w:t xml:space="preserve"> </w:t>
      </w:r>
      <w:proofErr w:type="spellStart"/>
      <w:r w:rsidRPr="00C8611A">
        <w:rPr>
          <w:rFonts w:cs="Times New Roman"/>
          <w:lang w:val="en-ID"/>
        </w:rPr>
        <w:t>harga</w:t>
      </w:r>
      <w:proofErr w:type="spellEnd"/>
      <w:r w:rsidRPr="00C8611A">
        <w:rPr>
          <w:rFonts w:cs="Times New Roman"/>
          <w:lang w:val="en-ID"/>
        </w:rPr>
        <w:t xml:space="preserve"> </w:t>
      </w:r>
      <w:proofErr w:type="spellStart"/>
      <w:r w:rsidRPr="00C8611A">
        <w:rPr>
          <w:rFonts w:cs="Times New Roman"/>
          <w:lang w:val="en-ID"/>
        </w:rPr>
        <w:t>memengaruhi</w:t>
      </w:r>
      <w:proofErr w:type="spellEnd"/>
      <w:r w:rsidRPr="00C8611A">
        <w:rPr>
          <w:rFonts w:cs="Times New Roman"/>
          <w:lang w:val="en-ID"/>
        </w:rPr>
        <w:t xml:space="preserve"> </w:t>
      </w:r>
      <w:proofErr w:type="spellStart"/>
      <w:r w:rsidRPr="00C8611A">
        <w:rPr>
          <w:rFonts w:cs="Times New Roman"/>
          <w:lang w:val="en-ID"/>
        </w:rPr>
        <w:t>daya</w:t>
      </w:r>
      <w:proofErr w:type="spellEnd"/>
      <w:r w:rsidRPr="00C8611A">
        <w:rPr>
          <w:rFonts w:cs="Times New Roman"/>
          <w:lang w:val="en-ID"/>
        </w:rPr>
        <w:t xml:space="preserve"> </w:t>
      </w:r>
      <w:proofErr w:type="spellStart"/>
      <w:r w:rsidRPr="00C8611A">
        <w:rPr>
          <w:rFonts w:cs="Times New Roman"/>
          <w:lang w:val="en-ID"/>
        </w:rPr>
        <w:t>saing</w:t>
      </w:r>
      <w:proofErr w:type="spellEnd"/>
      <w:r w:rsidRPr="00C8611A">
        <w:rPr>
          <w:rFonts w:cs="Times New Roman"/>
          <w:lang w:val="en-ID"/>
        </w:rPr>
        <w:t xml:space="preserve"> </w:t>
      </w:r>
      <w:proofErr w:type="spellStart"/>
      <w:r w:rsidRPr="00C8611A">
        <w:rPr>
          <w:rFonts w:cs="Times New Roman"/>
          <w:lang w:val="en-ID"/>
        </w:rPr>
        <w:t>bisnis</w:t>
      </w:r>
      <w:proofErr w:type="spellEnd"/>
      <w:r w:rsidRPr="00C8611A">
        <w:rPr>
          <w:rFonts w:cs="Times New Roman"/>
          <w:lang w:val="en-ID"/>
        </w:rPr>
        <w:t>.</w:t>
      </w:r>
    </w:p>
    <w:p w14:paraId="53AF7B1F" w14:textId="0BE58F78" w:rsidR="00F170C8" w:rsidRDefault="00C474E3" w:rsidP="00D80679">
      <w:pPr>
        <w:jc w:val="left"/>
        <w:rPr>
          <w:rFonts w:cs="Times New Roman"/>
          <w:b/>
          <w:bCs/>
          <w:lang w:val="sv-SE"/>
        </w:rPr>
      </w:pPr>
      <w:r>
        <w:rPr>
          <w:rFonts w:cs="Times New Roman"/>
          <w:b/>
          <w:bCs/>
          <w:lang w:val="sv-SE"/>
        </w:rPr>
        <w:t>HASIL DAN PEMBAHASAN</w:t>
      </w:r>
    </w:p>
    <w:p w14:paraId="574FB1E1" w14:textId="10A84AC2" w:rsidR="00EE3E5B" w:rsidRDefault="00EE3E5B" w:rsidP="00EE3E5B">
      <w:pPr>
        <w:jc w:val="center"/>
        <w:rPr>
          <w:rFonts w:cs="Times New Roman"/>
          <w:b/>
          <w:bCs/>
          <w:lang w:val="sv-SE"/>
        </w:rPr>
      </w:pPr>
      <w:r>
        <w:rPr>
          <w:noProof/>
        </w:rPr>
        <w:drawing>
          <wp:inline distT="0" distB="0" distL="0" distR="0" wp14:anchorId="2348ABA0" wp14:editId="0F1C5689">
            <wp:extent cx="3888712" cy="2453150"/>
            <wp:effectExtent l="0" t="0" r="0" b="4445"/>
            <wp:docPr id="14502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7889" name=""/>
                    <pic:cNvPicPr/>
                  </pic:nvPicPr>
                  <pic:blipFill rotWithShape="1">
                    <a:blip r:embed="rId14"/>
                    <a:srcRect l="5493" t="10263"/>
                    <a:stretch>
                      <a:fillRect/>
                    </a:stretch>
                  </pic:blipFill>
                  <pic:spPr bwMode="auto">
                    <a:xfrm>
                      <a:off x="0" y="0"/>
                      <a:ext cx="3915965" cy="2470342"/>
                    </a:xfrm>
                    <a:prstGeom prst="rect">
                      <a:avLst/>
                    </a:prstGeom>
                    <a:ln>
                      <a:noFill/>
                    </a:ln>
                    <a:extLst>
                      <a:ext uri="{53640926-AAD7-44D8-BBD7-CCE9431645EC}">
                        <a14:shadowObscured xmlns:a14="http://schemas.microsoft.com/office/drawing/2010/main"/>
                      </a:ext>
                    </a:extLst>
                  </pic:spPr>
                </pic:pic>
              </a:graphicData>
            </a:graphic>
          </wp:inline>
        </w:drawing>
      </w:r>
    </w:p>
    <w:p w14:paraId="4F8B4575" w14:textId="77777777" w:rsidR="00B61535" w:rsidRDefault="00B61535" w:rsidP="00EE3E5B">
      <w:pPr>
        <w:jc w:val="center"/>
        <w:rPr>
          <w:rFonts w:cs="Times New Roman"/>
          <w:b/>
          <w:bCs/>
          <w:lang w:val="sv-SE"/>
        </w:rPr>
      </w:pPr>
    </w:p>
    <w:p w14:paraId="08B3E5C1" w14:textId="77777777" w:rsidR="00482506" w:rsidRDefault="00482506" w:rsidP="00EE3E5B">
      <w:pPr>
        <w:jc w:val="center"/>
        <w:rPr>
          <w:rFonts w:cs="Times New Roman"/>
          <w:b/>
          <w:bCs/>
          <w:lang w:val="sv-SE"/>
        </w:rPr>
      </w:pPr>
    </w:p>
    <w:p w14:paraId="0A60D1A2" w14:textId="4A58C580" w:rsidR="00D353D5" w:rsidRDefault="00D353D5" w:rsidP="00D353D5">
      <w:pPr>
        <w:pStyle w:val="ListParagraph"/>
        <w:numPr>
          <w:ilvl w:val="0"/>
          <w:numId w:val="16"/>
        </w:numPr>
        <w:jc w:val="left"/>
        <w:rPr>
          <w:rFonts w:cs="Times New Roman"/>
          <w:b/>
          <w:bCs/>
          <w:i/>
          <w:iCs/>
          <w:lang w:val="sv-SE"/>
        </w:rPr>
      </w:pPr>
      <w:r w:rsidRPr="00D353D5">
        <w:rPr>
          <w:rFonts w:cs="Times New Roman"/>
          <w:b/>
          <w:bCs/>
          <w:i/>
          <w:iCs/>
          <w:lang w:val="sv-SE"/>
        </w:rPr>
        <w:lastRenderedPageBreak/>
        <w:t>Convergent Validity</w:t>
      </w:r>
    </w:p>
    <w:p w14:paraId="32FB9E0B" w14:textId="53A7D95E" w:rsidR="00D353D5" w:rsidRPr="001A57B0" w:rsidRDefault="001A57B0" w:rsidP="001A57B0">
      <w:pPr>
        <w:pStyle w:val="ListParagraph"/>
        <w:numPr>
          <w:ilvl w:val="0"/>
          <w:numId w:val="17"/>
        </w:numPr>
        <w:jc w:val="left"/>
        <w:rPr>
          <w:rFonts w:cs="Times New Roman"/>
          <w:b/>
          <w:bCs/>
          <w:i/>
          <w:iCs/>
          <w:lang w:val="sv-SE"/>
        </w:rPr>
      </w:pPr>
      <w:r w:rsidRPr="001A57B0">
        <w:rPr>
          <w:rFonts w:cs="Times New Roman"/>
          <w:b/>
          <w:bCs/>
          <w:i/>
          <w:iCs/>
          <w:lang w:val="sv-SE"/>
        </w:rPr>
        <w:t>Loading Factor</w:t>
      </w:r>
    </w:p>
    <w:tbl>
      <w:tblPr>
        <w:tblW w:w="6960" w:type="dxa"/>
        <w:jc w:val="center"/>
        <w:tblLook w:val="04A0" w:firstRow="1" w:lastRow="0" w:firstColumn="1" w:lastColumn="0" w:noHBand="0" w:noVBand="1"/>
      </w:tblPr>
      <w:tblGrid>
        <w:gridCol w:w="1300"/>
        <w:gridCol w:w="1660"/>
        <w:gridCol w:w="1920"/>
        <w:gridCol w:w="2080"/>
      </w:tblGrid>
      <w:tr w:rsidR="00A22A73" w:rsidRPr="00A22A73" w14:paraId="7F07FE3B" w14:textId="77777777" w:rsidTr="00A22A73">
        <w:trPr>
          <w:trHeight w:val="630"/>
          <w:jc w:val="center"/>
        </w:trPr>
        <w:tc>
          <w:tcPr>
            <w:tcW w:w="130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473AE9"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 </w:t>
            </w:r>
          </w:p>
        </w:tc>
        <w:tc>
          <w:tcPr>
            <w:tcW w:w="1660" w:type="dxa"/>
            <w:tcBorders>
              <w:top w:val="single" w:sz="4" w:space="0" w:color="auto"/>
              <w:left w:val="nil"/>
              <w:bottom w:val="single" w:sz="4" w:space="0" w:color="auto"/>
              <w:right w:val="single" w:sz="4" w:space="0" w:color="auto"/>
            </w:tcBorders>
            <w:shd w:val="clear" w:color="000000" w:fill="BFBFBF"/>
            <w:vAlign w:val="bottom"/>
            <w:hideMark/>
          </w:tcPr>
          <w:p w14:paraId="56ABD163" w14:textId="77777777" w:rsidR="00A22A73" w:rsidRPr="00A22A73" w:rsidRDefault="00A22A73" w:rsidP="00A22A73">
            <w:pPr>
              <w:spacing w:after="0" w:line="240" w:lineRule="auto"/>
              <w:jc w:val="center"/>
              <w:rPr>
                <w:rFonts w:eastAsia="Times New Roman" w:cs="Times New Roman"/>
                <w:b/>
                <w:bCs/>
                <w:color w:val="000000"/>
                <w14:ligatures w14:val="none"/>
              </w:rPr>
            </w:pPr>
            <w:r w:rsidRPr="00A22A73">
              <w:rPr>
                <w:rFonts w:eastAsia="Times New Roman" w:cs="Times New Roman"/>
                <w:b/>
                <w:bCs/>
                <w:color w:val="000000"/>
                <w14:ligatures w14:val="none"/>
              </w:rPr>
              <w:t>Daya Saing Usaha (Y)</w:t>
            </w:r>
          </w:p>
        </w:tc>
        <w:tc>
          <w:tcPr>
            <w:tcW w:w="1920" w:type="dxa"/>
            <w:tcBorders>
              <w:top w:val="single" w:sz="4" w:space="0" w:color="auto"/>
              <w:left w:val="nil"/>
              <w:bottom w:val="single" w:sz="4" w:space="0" w:color="auto"/>
              <w:right w:val="single" w:sz="4" w:space="0" w:color="auto"/>
            </w:tcBorders>
            <w:shd w:val="clear" w:color="000000" w:fill="BFBFBF"/>
            <w:vAlign w:val="bottom"/>
            <w:hideMark/>
          </w:tcPr>
          <w:p w14:paraId="188CAD84" w14:textId="77777777" w:rsidR="00A22A73" w:rsidRPr="00A22A73" w:rsidRDefault="00A22A73" w:rsidP="00A22A73">
            <w:pPr>
              <w:spacing w:after="0" w:line="240" w:lineRule="auto"/>
              <w:jc w:val="center"/>
              <w:rPr>
                <w:rFonts w:eastAsia="Times New Roman" w:cs="Times New Roman"/>
                <w:b/>
                <w:bCs/>
                <w:color w:val="000000"/>
                <w14:ligatures w14:val="none"/>
              </w:rPr>
            </w:pPr>
            <w:r w:rsidRPr="00A22A73">
              <w:rPr>
                <w:rFonts w:eastAsia="Times New Roman" w:cs="Times New Roman"/>
                <w:b/>
                <w:bCs/>
                <w:color w:val="000000"/>
                <w14:ligatures w14:val="none"/>
              </w:rPr>
              <w:t>Manajemen Mutu (X1)</w:t>
            </w:r>
          </w:p>
        </w:tc>
        <w:tc>
          <w:tcPr>
            <w:tcW w:w="2080" w:type="dxa"/>
            <w:tcBorders>
              <w:top w:val="single" w:sz="4" w:space="0" w:color="auto"/>
              <w:left w:val="nil"/>
              <w:bottom w:val="single" w:sz="4" w:space="0" w:color="auto"/>
              <w:right w:val="single" w:sz="4" w:space="0" w:color="auto"/>
            </w:tcBorders>
            <w:shd w:val="clear" w:color="000000" w:fill="BFBFBF"/>
            <w:vAlign w:val="bottom"/>
            <w:hideMark/>
          </w:tcPr>
          <w:p w14:paraId="67E95FAA" w14:textId="77777777" w:rsidR="00A22A73" w:rsidRPr="00A22A73" w:rsidRDefault="00A22A73" w:rsidP="00A22A73">
            <w:pPr>
              <w:spacing w:after="0" w:line="240" w:lineRule="auto"/>
              <w:jc w:val="center"/>
              <w:rPr>
                <w:rFonts w:eastAsia="Times New Roman" w:cs="Times New Roman"/>
                <w:b/>
                <w:bCs/>
                <w:color w:val="000000"/>
                <w14:ligatures w14:val="none"/>
              </w:rPr>
            </w:pPr>
            <w:r w:rsidRPr="00A22A73">
              <w:rPr>
                <w:rFonts w:eastAsia="Times New Roman" w:cs="Times New Roman"/>
                <w:b/>
                <w:bCs/>
                <w:color w:val="000000"/>
                <w14:ligatures w14:val="none"/>
              </w:rPr>
              <w:t xml:space="preserve">Strategi </w:t>
            </w:r>
            <w:proofErr w:type="spellStart"/>
            <w:r w:rsidRPr="00A22A73">
              <w:rPr>
                <w:rFonts w:eastAsia="Times New Roman" w:cs="Times New Roman"/>
                <w:b/>
                <w:bCs/>
                <w:color w:val="000000"/>
                <w14:ligatures w14:val="none"/>
              </w:rPr>
              <w:t>Penetapan</w:t>
            </w:r>
            <w:proofErr w:type="spellEnd"/>
            <w:r w:rsidRPr="00A22A73">
              <w:rPr>
                <w:rFonts w:eastAsia="Times New Roman" w:cs="Times New Roman"/>
                <w:b/>
                <w:bCs/>
                <w:color w:val="000000"/>
                <w14:ligatures w14:val="none"/>
              </w:rPr>
              <w:t xml:space="preserve"> Harga (X2)</w:t>
            </w:r>
          </w:p>
        </w:tc>
      </w:tr>
      <w:tr w:rsidR="00A22A73" w:rsidRPr="00A22A73" w14:paraId="7B16F83F"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70B118D6"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DSPK2</w:t>
            </w:r>
          </w:p>
        </w:tc>
        <w:tc>
          <w:tcPr>
            <w:tcW w:w="1660" w:type="dxa"/>
            <w:tcBorders>
              <w:top w:val="nil"/>
              <w:left w:val="nil"/>
              <w:bottom w:val="single" w:sz="4" w:space="0" w:color="auto"/>
              <w:right w:val="single" w:sz="4" w:space="0" w:color="auto"/>
            </w:tcBorders>
            <w:noWrap/>
            <w:vAlign w:val="center"/>
            <w:hideMark/>
          </w:tcPr>
          <w:p w14:paraId="5512D03D"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0.836</w:t>
            </w:r>
          </w:p>
        </w:tc>
        <w:tc>
          <w:tcPr>
            <w:tcW w:w="1920" w:type="dxa"/>
            <w:tcBorders>
              <w:top w:val="nil"/>
              <w:left w:val="nil"/>
              <w:bottom w:val="single" w:sz="4" w:space="0" w:color="auto"/>
              <w:right w:val="single" w:sz="4" w:space="0" w:color="auto"/>
            </w:tcBorders>
            <w:noWrap/>
            <w:vAlign w:val="center"/>
            <w:hideMark/>
          </w:tcPr>
          <w:p w14:paraId="4DCB8FCC"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2080" w:type="dxa"/>
            <w:tcBorders>
              <w:top w:val="nil"/>
              <w:left w:val="nil"/>
              <w:bottom w:val="single" w:sz="4" w:space="0" w:color="auto"/>
              <w:right w:val="single" w:sz="4" w:space="0" w:color="auto"/>
            </w:tcBorders>
            <w:noWrap/>
            <w:vAlign w:val="center"/>
            <w:hideMark/>
          </w:tcPr>
          <w:p w14:paraId="15586492"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r>
      <w:tr w:rsidR="00A22A73" w:rsidRPr="00A22A73" w14:paraId="15ED0990"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3B3E8678"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DSPK4</w:t>
            </w:r>
          </w:p>
        </w:tc>
        <w:tc>
          <w:tcPr>
            <w:tcW w:w="1660" w:type="dxa"/>
            <w:tcBorders>
              <w:top w:val="nil"/>
              <w:left w:val="nil"/>
              <w:bottom w:val="single" w:sz="4" w:space="0" w:color="auto"/>
              <w:right w:val="single" w:sz="4" w:space="0" w:color="auto"/>
            </w:tcBorders>
            <w:shd w:val="clear" w:color="000000" w:fill="C6E0B4"/>
            <w:noWrap/>
            <w:vAlign w:val="center"/>
            <w:hideMark/>
          </w:tcPr>
          <w:p w14:paraId="68B96D8D"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0.885</w:t>
            </w:r>
          </w:p>
        </w:tc>
        <w:tc>
          <w:tcPr>
            <w:tcW w:w="1920" w:type="dxa"/>
            <w:tcBorders>
              <w:top w:val="nil"/>
              <w:left w:val="nil"/>
              <w:bottom w:val="single" w:sz="4" w:space="0" w:color="auto"/>
              <w:right w:val="single" w:sz="4" w:space="0" w:color="auto"/>
            </w:tcBorders>
            <w:shd w:val="clear" w:color="000000" w:fill="C6E0B4"/>
            <w:noWrap/>
            <w:vAlign w:val="center"/>
            <w:hideMark/>
          </w:tcPr>
          <w:p w14:paraId="2CACB0C3"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2080" w:type="dxa"/>
            <w:tcBorders>
              <w:top w:val="nil"/>
              <w:left w:val="nil"/>
              <w:bottom w:val="single" w:sz="4" w:space="0" w:color="auto"/>
              <w:right w:val="single" w:sz="4" w:space="0" w:color="auto"/>
            </w:tcBorders>
            <w:shd w:val="clear" w:color="000000" w:fill="C6E0B4"/>
            <w:noWrap/>
            <w:vAlign w:val="center"/>
            <w:hideMark/>
          </w:tcPr>
          <w:p w14:paraId="7805E9F3"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r>
      <w:tr w:rsidR="00A22A73" w:rsidRPr="00A22A73" w14:paraId="2A3FD837"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41949D93"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DSPK6</w:t>
            </w:r>
          </w:p>
        </w:tc>
        <w:tc>
          <w:tcPr>
            <w:tcW w:w="1660" w:type="dxa"/>
            <w:tcBorders>
              <w:top w:val="nil"/>
              <w:left w:val="nil"/>
              <w:bottom w:val="single" w:sz="4" w:space="0" w:color="auto"/>
              <w:right w:val="single" w:sz="4" w:space="0" w:color="auto"/>
            </w:tcBorders>
            <w:noWrap/>
            <w:vAlign w:val="center"/>
            <w:hideMark/>
          </w:tcPr>
          <w:p w14:paraId="7D6DD615"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0.794</w:t>
            </w:r>
          </w:p>
        </w:tc>
        <w:tc>
          <w:tcPr>
            <w:tcW w:w="1920" w:type="dxa"/>
            <w:tcBorders>
              <w:top w:val="nil"/>
              <w:left w:val="nil"/>
              <w:bottom w:val="single" w:sz="4" w:space="0" w:color="auto"/>
              <w:right w:val="single" w:sz="4" w:space="0" w:color="auto"/>
            </w:tcBorders>
            <w:noWrap/>
            <w:vAlign w:val="center"/>
            <w:hideMark/>
          </w:tcPr>
          <w:p w14:paraId="79BAE0FB"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2080" w:type="dxa"/>
            <w:tcBorders>
              <w:top w:val="nil"/>
              <w:left w:val="nil"/>
              <w:bottom w:val="single" w:sz="4" w:space="0" w:color="auto"/>
              <w:right w:val="single" w:sz="4" w:space="0" w:color="auto"/>
            </w:tcBorders>
            <w:noWrap/>
            <w:vAlign w:val="center"/>
            <w:hideMark/>
          </w:tcPr>
          <w:p w14:paraId="1155F90B"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r>
      <w:tr w:rsidR="00A22A73" w:rsidRPr="00A22A73" w14:paraId="17815AC1"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6E5678D0"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MM2</w:t>
            </w:r>
          </w:p>
        </w:tc>
        <w:tc>
          <w:tcPr>
            <w:tcW w:w="1660" w:type="dxa"/>
            <w:tcBorders>
              <w:top w:val="nil"/>
              <w:left w:val="nil"/>
              <w:bottom w:val="single" w:sz="4" w:space="0" w:color="auto"/>
              <w:right w:val="single" w:sz="4" w:space="0" w:color="auto"/>
            </w:tcBorders>
            <w:shd w:val="clear" w:color="000000" w:fill="C6E0B4"/>
            <w:noWrap/>
            <w:vAlign w:val="center"/>
            <w:hideMark/>
          </w:tcPr>
          <w:p w14:paraId="0665C4AB"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1920" w:type="dxa"/>
            <w:tcBorders>
              <w:top w:val="nil"/>
              <w:left w:val="nil"/>
              <w:bottom w:val="single" w:sz="4" w:space="0" w:color="auto"/>
              <w:right w:val="single" w:sz="4" w:space="0" w:color="auto"/>
            </w:tcBorders>
            <w:shd w:val="clear" w:color="000000" w:fill="C6E0B4"/>
            <w:noWrap/>
            <w:vAlign w:val="center"/>
            <w:hideMark/>
          </w:tcPr>
          <w:p w14:paraId="09368667"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0.887</w:t>
            </w:r>
          </w:p>
        </w:tc>
        <w:tc>
          <w:tcPr>
            <w:tcW w:w="2080" w:type="dxa"/>
            <w:tcBorders>
              <w:top w:val="nil"/>
              <w:left w:val="nil"/>
              <w:bottom w:val="single" w:sz="4" w:space="0" w:color="auto"/>
              <w:right w:val="single" w:sz="4" w:space="0" w:color="auto"/>
            </w:tcBorders>
            <w:shd w:val="clear" w:color="000000" w:fill="C6E0B4"/>
            <w:noWrap/>
            <w:vAlign w:val="center"/>
            <w:hideMark/>
          </w:tcPr>
          <w:p w14:paraId="0BCECC54"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r>
      <w:tr w:rsidR="00A22A73" w:rsidRPr="00A22A73" w14:paraId="0BC6B544"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58836658"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MM6</w:t>
            </w:r>
          </w:p>
        </w:tc>
        <w:tc>
          <w:tcPr>
            <w:tcW w:w="1660" w:type="dxa"/>
            <w:tcBorders>
              <w:top w:val="nil"/>
              <w:left w:val="nil"/>
              <w:bottom w:val="single" w:sz="4" w:space="0" w:color="auto"/>
              <w:right w:val="single" w:sz="4" w:space="0" w:color="auto"/>
            </w:tcBorders>
            <w:noWrap/>
            <w:vAlign w:val="center"/>
            <w:hideMark/>
          </w:tcPr>
          <w:p w14:paraId="43FA1BB4"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1920" w:type="dxa"/>
            <w:tcBorders>
              <w:top w:val="nil"/>
              <w:left w:val="nil"/>
              <w:bottom w:val="single" w:sz="4" w:space="0" w:color="auto"/>
              <w:right w:val="single" w:sz="4" w:space="0" w:color="auto"/>
            </w:tcBorders>
            <w:noWrap/>
            <w:vAlign w:val="center"/>
            <w:hideMark/>
          </w:tcPr>
          <w:p w14:paraId="6D05AB25"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0.934</w:t>
            </w:r>
          </w:p>
        </w:tc>
        <w:tc>
          <w:tcPr>
            <w:tcW w:w="2080" w:type="dxa"/>
            <w:tcBorders>
              <w:top w:val="nil"/>
              <w:left w:val="nil"/>
              <w:bottom w:val="single" w:sz="4" w:space="0" w:color="auto"/>
              <w:right w:val="single" w:sz="4" w:space="0" w:color="auto"/>
            </w:tcBorders>
            <w:noWrap/>
            <w:vAlign w:val="center"/>
            <w:hideMark/>
          </w:tcPr>
          <w:p w14:paraId="0D8393B8"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r>
      <w:tr w:rsidR="00A22A73" w:rsidRPr="00A22A73" w14:paraId="45A65600"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6124A6C0"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SPH5</w:t>
            </w:r>
          </w:p>
        </w:tc>
        <w:tc>
          <w:tcPr>
            <w:tcW w:w="1660" w:type="dxa"/>
            <w:tcBorders>
              <w:top w:val="nil"/>
              <w:left w:val="nil"/>
              <w:bottom w:val="single" w:sz="4" w:space="0" w:color="auto"/>
              <w:right w:val="single" w:sz="4" w:space="0" w:color="auto"/>
            </w:tcBorders>
            <w:shd w:val="clear" w:color="000000" w:fill="C6E0B4"/>
            <w:noWrap/>
            <w:vAlign w:val="center"/>
            <w:hideMark/>
          </w:tcPr>
          <w:p w14:paraId="561E04AA"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1920" w:type="dxa"/>
            <w:tcBorders>
              <w:top w:val="nil"/>
              <w:left w:val="nil"/>
              <w:bottom w:val="single" w:sz="4" w:space="0" w:color="auto"/>
              <w:right w:val="single" w:sz="4" w:space="0" w:color="auto"/>
            </w:tcBorders>
            <w:shd w:val="clear" w:color="000000" w:fill="C6E0B4"/>
            <w:noWrap/>
            <w:vAlign w:val="center"/>
            <w:hideMark/>
          </w:tcPr>
          <w:p w14:paraId="58A5E3B2"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2080" w:type="dxa"/>
            <w:tcBorders>
              <w:top w:val="nil"/>
              <w:left w:val="nil"/>
              <w:bottom w:val="single" w:sz="4" w:space="0" w:color="auto"/>
              <w:right w:val="single" w:sz="4" w:space="0" w:color="auto"/>
            </w:tcBorders>
            <w:shd w:val="clear" w:color="000000" w:fill="C6E0B4"/>
            <w:noWrap/>
            <w:vAlign w:val="center"/>
            <w:hideMark/>
          </w:tcPr>
          <w:p w14:paraId="6F1CF9C1"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0.745</w:t>
            </w:r>
          </w:p>
        </w:tc>
      </w:tr>
      <w:tr w:rsidR="00A22A73" w:rsidRPr="00A22A73" w14:paraId="09982083" w14:textId="77777777" w:rsidTr="00A22A73">
        <w:trPr>
          <w:trHeight w:val="315"/>
          <w:jc w:val="center"/>
        </w:trPr>
        <w:tc>
          <w:tcPr>
            <w:tcW w:w="1300" w:type="dxa"/>
            <w:tcBorders>
              <w:top w:val="nil"/>
              <w:left w:val="single" w:sz="4" w:space="0" w:color="auto"/>
              <w:bottom w:val="single" w:sz="4" w:space="0" w:color="auto"/>
              <w:right w:val="single" w:sz="4" w:space="0" w:color="auto"/>
            </w:tcBorders>
            <w:shd w:val="clear" w:color="000000" w:fill="BFBFBF"/>
            <w:noWrap/>
            <w:vAlign w:val="bottom"/>
            <w:hideMark/>
          </w:tcPr>
          <w:p w14:paraId="193E25A1" w14:textId="77777777" w:rsidR="00A22A73" w:rsidRPr="00A22A73" w:rsidRDefault="00A22A73" w:rsidP="00A22A73">
            <w:pPr>
              <w:spacing w:after="0" w:line="240" w:lineRule="auto"/>
              <w:jc w:val="left"/>
              <w:rPr>
                <w:rFonts w:eastAsia="Times New Roman" w:cs="Times New Roman"/>
                <w:b/>
                <w:bCs/>
                <w:color w:val="000000"/>
                <w14:ligatures w14:val="none"/>
              </w:rPr>
            </w:pPr>
            <w:r w:rsidRPr="00A22A73">
              <w:rPr>
                <w:rFonts w:eastAsia="Times New Roman" w:cs="Times New Roman"/>
                <w:b/>
                <w:bCs/>
                <w:color w:val="000000"/>
                <w14:ligatures w14:val="none"/>
              </w:rPr>
              <w:t>SPH6</w:t>
            </w:r>
          </w:p>
        </w:tc>
        <w:tc>
          <w:tcPr>
            <w:tcW w:w="1660" w:type="dxa"/>
            <w:tcBorders>
              <w:top w:val="nil"/>
              <w:left w:val="nil"/>
              <w:bottom w:val="single" w:sz="4" w:space="0" w:color="auto"/>
              <w:right w:val="single" w:sz="4" w:space="0" w:color="auto"/>
            </w:tcBorders>
            <w:noWrap/>
            <w:vAlign w:val="center"/>
            <w:hideMark/>
          </w:tcPr>
          <w:p w14:paraId="00364CFC"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1920" w:type="dxa"/>
            <w:tcBorders>
              <w:top w:val="nil"/>
              <w:left w:val="nil"/>
              <w:bottom w:val="single" w:sz="4" w:space="0" w:color="auto"/>
              <w:right w:val="single" w:sz="4" w:space="0" w:color="auto"/>
            </w:tcBorders>
            <w:noWrap/>
            <w:vAlign w:val="center"/>
            <w:hideMark/>
          </w:tcPr>
          <w:p w14:paraId="3E341B91"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 </w:t>
            </w:r>
          </w:p>
        </w:tc>
        <w:tc>
          <w:tcPr>
            <w:tcW w:w="2080" w:type="dxa"/>
            <w:tcBorders>
              <w:top w:val="nil"/>
              <w:left w:val="nil"/>
              <w:bottom w:val="single" w:sz="4" w:space="0" w:color="auto"/>
              <w:right w:val="single" w:sz="4" w:space="0" w:color="auto"/>
            </w:tcBorders>
            <w:noWrap/>
            <w:vAlign w:val="center"/>
            <w:hideMark/>
          </w:tcPr>
          <w:p w14:paraId="7012501B" w14:textId="77777777" w:rsidR="00A22A73" w:rsidRPr="00A22A73" w:rsidRDefault="00A22A73" w:rsidP="00A22A73">
            <w:pPr>
              <w:spacing w:after="0" w:line="240" w:lineRule="auto"/>
              <w:jc w:val="right"/>
              <w:rPr>
                <w:rFonts w:eastAsia="Times New Roman" w:cs="Times New Roman"/>
                <w:b/>
                <w:bCs/>
                <w:color w:val="00B050"/>
                <w14:ligatures w14:val="none"/>
              </w:rPr>
            </w:pPr>
            <w:r w:rsidRPr="00A22A73">
              <w:rPr>
                <w:rFonts w:eastAsia="Times New Roman" w:cs="Times New Roman"/>
                <w:b/>
                <w:bCs/>
                <w:color w:val="00B050"/>
                <w14:ligatures w14:val="none"/>
              </w:rPr>
              <w:t>0.899</w:t>
            </w:r>
          </w:p>
        </w:tc>
      </w:tr>
    </w:tbl>
    <w:p w14:paraId="74B295C1" w14:textId="77777777" w:rsidR="00CF6AD0" w:rsidRDefault="00CF6AD0" w:rsidP="00CF6AD0">
      <w:pPr>
        <w:pStyle w:val="ListParagraph"/>
        <w:ind w:left="1440"/>
        <w:rPr>
          <w:rFonts w:cs="Times New Roman"/>
          <w:b/>
          <w:bCs/>
          <w:lang w:val="sv-SE"/>
        </w:rPr>
      </w:pPr>
    </w:p>
    <w:p w14:paraId="3C21844D" w14:textId="684D3336" w:rsidR="00B61535" w:rsidRPr="00CF6AD0" w:rsidRDefault="00CF6AD0" w:rsidP="00EB63C9">
      <w:pPr>
        <w:pStyle w:val="ListParagraph"/>
        <w:numPr>
          <w:ilvl w:val="0"/>
          <w:numId w:val="17"/>
        </w:numPr>
        <w:rPr>
          <w:rFonts w:cs="Times New Roman"/>
          <w:b/>
          <w:bCs/>
          <w:i/>
          <w:iCs/>
          <w:lang w:val="sv-SE"/>
        </w:rPr>
      </w:pPr>
      <w:r w:rsidRPr="00CF6AD0">
        <w:rPr>
          <w:rFonts w:cs="Times New Roman"/>
          <w:b/>
          <w:bCs/>
          <w:i/>
          <w:iCs/>
          <w:lang w:val="sv-SE"/>
        </w:rPr>
        <w:t xml:space="preserve">Average Variance Extracted </w:t>
      </w:r>
      <w:r w:rsidRPr="00CF6AD0">
        <w:rPr>
          <w:rFonts w:cs="Times New Roman"/>
          <w:b/>
          <w:bCs/>
          <w:i/>
          <w:iCs/>
          <w:lang w:val="sv-SE"/>
        </w:rPr>
        <w:t>(</w:t>
      </w:r>
      <w:r w:rsidR="00B837C5" w:rsidRPr="00CF6AD0">
        <w:rPr>
          <w:rFonts w:cs="Times New Roman"/>
          <w:b/>
          <w:bCs/>
          <w:i/>
          <w:iCs/>
          <w:lang w:val="sv-SE"/>
        </w:rPr>
        <w:t>AVE</w:t>
      </w:r>
      <w:r w:rsidRPr="00CF6AD0">
        <w:rPr>
          <w:rFonts w:cs="Times New Roman"/>
          <w:b/>
          <w:bCs/>
          <w:i/>
          <w:iCs/>
          <w:lang w:val="sv-SE"/>
        </w:rPr>
        <w:t>)</w:t>
      </w:r>
    </w:p>
    <w:tbl>
      <w:tblPr>
        <w:tblW w:w="5400" w:type="dxa"/>
        <w:jc w:val="center"/>
        <w:tblLook w:val="04A0" w:firstRow="1" w:lastRow="0" w:firstColumn="1" w:lastColumn="0" w:noHBand="0" w:noVBand="1"/>
      </w:tblPr>
      <w:tblGrid>
        <w:gridCol w:w="3380"/>
        <w:gridCol w:w="2020"/>
      </w:tblGrid>
      <w:tr w:rsidR="00B837C5" w:rsidRPr="00B837C5" w14:paraId="17D0A59C" w14:textId="77777777" w:rsidTr="00B837C5">
        <w:trPr>
          <w:trHeight w:val="705"/>
          <w:jc w:val="center"/>
        </w:trPr>
        <w:tc>
          <w:tcPr>
            <w:tcW w:w="3380" w:type="dxa"/>
            <w:tcBorders>
              <w:top w:val="single" w:sz="4" w:space="0" w:color="auto"/>
              <w:left w:val="single" w:sz="4" w:space="0" w:color="auto"/>
              <w:bottom w:val="single" w:sz="4" w:space="0" w:color="auto"/>
              <w:right w:val="single" w:sz="4" w:space="0" w:color="auto"/>
            </w:tcBorders>
            <w:noWrap/>
            <w:vAlign w:val="bottom"/>
            <w:hideMark/>
          </w:tcPr>
          <w:p w14:paraId="6571C91C" w14:textId="77777777" w:rsidR="00B837C5" w:rsidRPr="00B837C5" w:rsidRDefault="00B837C5" w:rsidP="00B837C5">
            <w:pPr>
              <w:spacing w:after="0" w:line="240" w:lineRule="auto"/>
              <w:jc w:val="left"/>
              <w:rPr>
                <w:rFonts w:eastAsia="Times New Roman" w:cs="Times New Roman"/>
                <w:b/>
                <w:bCs/>
                <w:color w:val="000000"/>
                <w14:ligatures w14:val="none"/>
              </w:rPr>
            </w:pPr>
            <w:r w:rsidRPr="00B837C5">
              <w:rPr>
                <w:rFonts w:eastAsia="Times New Roman" w:cs="Times New Roman"/>
                <w:b/>
                <w:bCs/>
                <w:color w:val="000000"/>
                <w14:ligatures w14:val="none"/>
              </w:rPr>
              <w:t> </w:t>
            </w:r>
          </w:p>
        </w:tc>
        <w:tc>
          <w:tcPr>
            <w:tcW w:w="2020" w:type="dxa"/>
            <w:tcBorders>
              <w:top w:val="single" w:sz="4" w:space="0" w:color="auto"/>
              <w:left w:val="nil"/>
              <w:bottom w:val="single" w:sz="4" w:space="0" w:color="auto"/>
              <w:right w:val="single" w:sz="4" w:space="0" w:color="auto"/>
            </w:tcBorders>
            <w:shd w:val="clear" w:color="000000" w:fill="BFBFBF"/>
            <w:vAlign w:val="center"/>
            <w:hideMark/>
          </w:tcPr>
          <w:p w14:paraId="593D180E" w14:textId="77777777" w:rsidR="00B837C5" w:rsidRPr="00B837C5" w:rsidRDefault="00B837C5" w:rsidP="00B837C5">
            <w:pPr>
              <w:spacing w:after="0" w:line="240" w:lineRule="auto"/>
              <w:jc w:val="center"/>
              <w:rPr>
                <w:rFonts w:eastAsia="Times New Roman" w:cs="Times New Roman"/>
                <w:b/>
                <w:bCs/>
                <w:color w:val="000000"/>
                <w14:ligatures w14:val="none"/>
              </w:rPr>
            </w:pPr>
            <w:r w:rsidRPr="00B837C5">
              <w:rPr>
                <w:rFonts w:eastAsia="Times New Roman" w:cs="Times New Roman"/>
                <w:b/>
                <w:bCs/>
                <w:color w:val="000000"/>
                <w14:ligatures w14:val="none"/>
              </w:rPr>
              <w:t>Average Variance Extracted (AVE)</w:t>
            </w:r>
          </w:p>
        </w:tc>
      </w:tr>
      <w:tr w:rsidR="00B837C5" w:rsidRPr="00B837C5" w14:paraId="65F67BD5" w14:textId="77777777" w:rsidTr="00B837C5">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3A6E00F4" w14:textId="77777777" w:rsidR="00B837C5" w:rsidRPr="00B837C5" w:rsidRDefault="00B837C5" w:rsidP="00B837C5">
            <w:pPr>
              <w:spacing w:after="0" w:line="240" w:lineRule="auto"/>
              <w:jc w:val="left"/>
              <w:rPr>
                <w:rFonts w:eastAsia="Times New Roman" w:cs="Times New Roman"/>
                <w:b/>
                <w:bCs/>
                <w:color w:val="000000"/>
                <w14:ligatures w14:val="none"/>
              </w:rPr>
            </w:pPr>
            <w:r w:rsidRPr="00B837C5">
              <w:rPr>
                <w:rFonts w:eastAsia="Times New Roman" w:cs="Times New Roman"/>
                <w:b/>
                <w:bCs/>
                <w:color w:val="000000"/>
                <w14:ligatures w14:val="none"/>
              </w:rPr>
              <w:t>Manajemen Mutu (X1)</w:t>
            </w:r>
          </w:p>
        </w:tc>
        <w:tc>
          <w:tcPr>
            <w:tcW w:w="2020" w:type="dxa"/>
            <w:tcBorders>
              <w:top w:val="nil"/>
              <w:left w:val="nil"/>
              <w:bottom w:val="single" w:sz="4" w:space="0" w:color="auto"/>
              <w:right w:val="single" w:sz="4" w:space="0" w:color="auto"/>
            </w:tcBorders>
            <w:noWrap/>
            <w:vAlign w:val="bottom"/>
            <w:hideMark/>
          </w:tcPr>
          <w:p w14:paraId="29275BB8" w14:textId="77777777" w:rsidR="00B837C5" w:rsidRPr="00B837C5" w:rsidRDefault="00B837C5" w:rsidP="00B837C5">
            <w:pPr>
              <w:spacing w:after="0" w:line="240" w:lineRule="auto"/>
              <w:jc w:val="left"/>
              <w:rPr>
                <w:rFonts w:eastAsia="Times New Roman" w:cs="Times New Roman"/>
                <w:b/>
                <w:bCs/>
                <w:color w:val="00B050"/>
                <w14:ligatures w14:val="none"/>
              </w:rPr>
            </w:pPr>
            <w:r w:rsidRPr="00B837C5">
              <w:rPr>
                <w:rFonts w:eastAsia="Times New Roman" w:cs="Times New Roman"/>
                <w:b/>
                <w:bCs/>
                <w:color w:val="00B050"/>
                <w14:ligatures w14:val="none"/>
              </w:rPr>
              <w:t>0.829</w:t>
            </w:r>
          </w:p>
        </w:tc>
      </w:tr>
      <w:tr w:rsidR="00B837C5" w:rsidRPr="00B837C5" w14:paraId="1073FE6D" w14:textId="77777777" w:rsidTr="00B837C5">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3BF979FD" w14:textId="77777777" w:rsidR="00B837C5" w:rsidRPr="00B837C5" w:rsidRDefault="00B837C5" w:rsidP="00B837C5">
            <w:pPr>
              <w:spacing w:after="0" w:line="240" w:lineRule="auto"/>
              <w:jc w:val="left"/>
              <w:rPr>
                <w:rFonts w:eastAsia="Times New Roman" w:cs="Times New Roman"/>
                <w:b/>
                <w:bCs/>
                <w:color w:val="000000"/>
                <w14:ligatures w14:val="none"/>
              </w:rPr>
            </w:pPr>
            <w:r w:rsidRPr="00B837C5">
              <w:rPr>
                <w:rFonts w:eastAsia="Times New Roman" w:cs="Times New Roman"/>
                <w:b/>
                <w:bCs/>
                <w:color w:val="000000"/>
                <w14:ligatures w14:val="none"/>
              </w:rPr>
              <w:t>Daya Saing Usaha (Y)</w:t>
            </w:r>
          </w:p>
        </w:tc>
        <w:tc>
          <w:tcPr>
            <w:tcW w:w="2020" w:type="dxa"/>
            <w:tcBorders>
              <w:top w:val="nil"/>
              <w:left w:val="nil"/>
              <w:bottom w:val="single" w:sz="4" w:space="0" w:color="auto"/>
              <w:right w:val="single" w:sz="4" w:space="0" w:color="auto"/>
            </w:tcBorders>
            <w:shd w:val="clear" w:color="000000" w:fill="C6E0B4"/>
            <w:noWrap/>
            <w:vAlign w:val="bottom"/>
            <w:hideMark/>
          </w:tcPr>
          <w:p w14:paraId="6CC9B00E" w14:textId="77777777" w:rsidR="00B837C5" w:rsidRPr="00B837C5" w:rsidRDefault="00B837C5" w:rsidP="00B837C5">
            <w:pPr>
              <w:spacing w:after="0" w:line="240" w:lineRule="auto"/>
              <w:jc w:val="left"/>
              <w:rPr>
                <w:rFonts w:eastAsia="Times New Roman" w:cs="Times New Roman"/>
                <w:b/>
                <w:bCs/>
                <w:color w:val="00B050"/>
                <w14:ligatures w14:val="none"/>
              </w:rPr>
            </w:pPr>
            <w:r w:rsidRPr="00B837C5">
              <w:rPr>
                <w:rFonts w:eastAsia="Times New Roman" w:cs="Times New Roman"/>
                <w:b/>
                <w:bCs/>
                <w:color w:val="00B050"/>
                <w14:ligatures w14:val="none"/>
              </w:rPr>
              <w:t>0.704</w:t>
            </w:r>
          </w:p>
        </w:tc>
      </w:tr>
      <w:tr w:rsidR="00B837C5" w:rsidRPr="00B837C5" w14:paraId="6E04A06C" w14:textId="77777777" w:rsidTr="00B837C5">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4CF46075" w14:textId="77777777" w:rsidR="00B837C5" w:rsidRPr="00B837C5" w:rsidRDefault="00B837C5" w:rsidP="00B837C5">
            <w:pPr>
              <w:spacing w:after="0" w:line="240" w:lineRule="auto"/>
              <w:jc w:val="left"/>
              <w:rPr>
                <w:rFonts w:eastAsia="Times New Roman" w:cs="Times New Roman"/>
                <w:b/>
                <w:bCs/>
                <w:color w:val="000000"/>
                <w14:ligatures w14:val="none"/>
              </w:rPr>
            </w:pPr>
            <w:r w:rsidRPr="00B837C5">
              <w:rPr>
                <w:rFonts w:eastAsia="Times New Roman" w:cs="Times New Roman"/>
                <w:b/>
                <w:bCs/>
                <w:color w:val="000000"/>
                <w14:ligatures w14:val="none"/>
              </w:rPr>
              <w:t xml:space="preserve">Strategi </w:t>
            </w:r>
            <w:proofErr w:type="spellStart"/>
            <w:r w:rsidRPr="00B837C5">
              <w:rPr>
                <w:rFonts w:eastAsia="Times New Roman" w:cs="Times New Roman"/>
                <w:b/>
                <w:bCs/>
                <w:color w:val="000000"/>
                <w14:ligatures w14:val="none"/>
              </w:rPr>
              <w:t>Penetapan</w:t>
            </w:r>
            <w:proofErr w:type="spellEnd"/>
            <w:r w:rsidRPr="00B837C5">
              <w:rPr>
                <w:rFonts w:eastAsia="Times New Roman" w:cs="Times New Roman"/>
                <w:b/>
                <w:bCs/>
                <w:color w:val="000000"/>
                <w14:ligatures w14:val="none"/>
              </w:rPr>
              <w:t xml:space="preserve"> Harga (X2)</w:t>
            </w:r>
          </w:p>
        </w:tc>
        <w:tc>
          <w:tcPr>
            <w:tcW w:w="2020" w:type="dxa"/>
            <w:tcBorders>
              <w:top w:val="nil"/>
              <w:left w:val="nil"/>
              <w:bottom w:val="single" w:sz="4" w:space="0" w:color="auto"/>
              <w:right w:val="single" w:sz="4" w:space="0" w:color="auto"/>
            </w:tcBorders>
            <w:noWrap/>
            <w:vAlign w:val="bottom"/>
            <w:hideMark/>
          </w:tcPr>
          <w:p w14:paraId="56253F92" w14:textId="77777777" w:rsidR="00B837C5" w:rsidRPr="00B837C5" w:rsidRDefault="00B837C5" w:rsidP="00B837C5">
            <w:pPr>
              <w:spacing w:after="0" w:line="240" w:lineRule="auto"/>
              <w:jc w:val="left"/>
              <w:rPr>
                <w:rFonts w:eastAsia="Times New Roman" w:cs="Times New Roman"/>
                <w:b/>
                <w:bCs/>
                <w:color w:val="00B050"/>
                <w14:ligatures w14:val="none"/>
              </w:rPr>
            </w:pPr>
            <w:r w:rsidRPr="00B837C5">
              <w:rPr>
                <w:rFonts w:eastAsia="Times New Roman" w:cs="Times New Roman"/>
                <w:b/>
                <w:bCs/>
                <w:color w:val="00B050"/>
                <w14:ligatures w14:val="none"/>
              </w:rPr>
              <w:t>0.682</w:t>
            </w:r>
          </w:p>
        </w:tc>
      </w:tr>
    </w:tbl>
    <w:p w14:paraId="6CCE9FA8" w14:textId="77777777" w:rsidR="007F329C" w:rsidRDefault="007F329C" w:rsidP="007F329C">
      <w:pPr>
        <w:pStyle w:val="ListParagraph"/>
        <w:rPr>
          <w:rFonts w:cs="Times New Roman"/>
          <w:b/>
          <w:bCs/>
          <w:i/>
          <w:iCs/>
          <w:lang w:val="sv-SE"/>
        </w:rPr>
      </w:pPr>
    </w:p>
    <w:p w14:paraId="75334FA2" w14:textId="28129AF0" w:rsidR="00B837C5" w:rsidRDefault="00967FCB" w:rsidP="007F329C">
      <w:pPr>
        <w:pStyle w:val="ListParagraph"/>
        <w:numPr>
          <w:ilvl w:val="0"/>
          <w:numId w:val="16"/>
        </w:numPr>
        <w:rPr>
          <w:rFonts w:cs="Times New Roman"/>
          <w:b/>
          <w:bCs/>
          <w:i/>
          <w:iCs/>
          <w:lang w:val="sv-SE"/>
        </w:rPr>
      </w:pPr>
      <w:r w:rsidRPr="00742D48">
        <w:rPr>
          <w:rFonts w:cs="Times New Roman"/>
          <w:b/>
          <w:bCs/>
          <w:i/>
          <w:iCs/>
          <w:lang w:val="sv-SE"/>
        </w:rPr>
        <w:t>Discrim</w:t>
      </w:r>
      <w:r w:rsidR="00C31C13" w:rsidRPr="00742D48">
        <w:rPr>
          <w:rFonts w:cs="Times New Roman"/>
          <w:b/>
          <w:bCs/>
          <w:i/>
          <w:iCs/>
          <w:lang w:val="sv-SE"/>
        </w:rPr>
        <w:t xml:space="preserve">inant </w:t>
      </w:r>
      <w:ins w:id="0" w:author="Microsoft Word" w:date="2025-12-02T13:25:00Z" w16du:dateUtc="2025-12-02T06:25:00Z">
        <w:r w:rsidR="00742D48" w:rsidRPr="00742D48">
          <w:rPr>
            <w:rFonts w:cs="Times New Roman"/>
            <w:b/>
            <w:bCs/>
            <w:i/>
            <w:iCs/>
            <w:lang w:val="sv-SE"/>
          </w:rPr>
          <w:t>Validity</w:t>
        </w:r>
      </w:ins>
    </w:p>
    <w:p w14:paraId="3C53806A" w14:textId="2E723847" w:rsidR="00742D48" w:rsidRDefault="00742D48" w:rsidP="00742D48">
      <w:pPr>
        <w:pStyle w:val="ListParagraph"/>
        <w:numPr>
          <w:ilvl w:val="6"/>
          <w:numId w:val="1"/>
        </w:numPr>
        <w:rPr>
          <w:rFonts w:cs="Times New Roman"/>
          <w:b/>
          <w:bCs/>
          <w:i/>
          <w:iCs/>
          <w:lang w:val="sv-SE"/>
        </w:rPr>
      </w:pPr>
      <w:r>
        <w:rPr>
          <w:rFonts w:cs="Times New Roman"/>
          <w:b/>
          <w:bCs/>
          <w:i/>
          <w:iCs/>
          <w:lang w:val="sv-SE"/>
        </w:rPr>
        <w:t>Fornell-Larc</w:t>
      </w:r>
      <w:r w:rsidR="00A21B6A">
        <w:rPr>
          <w:rFonts w:cs="Times New Roman"/>
          <w:b/>
          <w:bCs/>
          <w:i/>
          <w:iCs/>
          <w:lang w:val="sv-SE"/>
        </w:rPr>
        <w:t>ker Criterion</w:t>
      </w:r>
    </w:p>
    <w:tbl>
      <w:tblPr>
        <w:tblW w:w="8920" w:type="dxa"/>
        <w:tblLook w:val="04A0" w:firstRow="1" w:lastRow="0" w:firstColumn="1" w:lastColumn="0" w:noHBand="0" w:noVBand="1"/>
      </w:tblPr>
      <w:tblGrid>
        <w:gridCol w:w="3260"/>
        <w:gridCol w:w="1660"/>
        <w:gridCol w:w="1920"/>
        <w:gridCol w:w="2080"/>
      </w:tblGrid>
      <w:tr w:rsidR="00D53027" w:rsidRPr="00D53027" w14:paraId="3BF17A26" w14:textId="77777777" w:rsidTr="00D53027">
        <w:trPr>
          <w:trHeight w:val="630"/>
        </w:trPr>
        <w:tc>
          <w:tcPr>
            <w:tcW w:w="3260" w:type="dxa"/>
            <w:tcBorders>
              <w:top w:val="single" w:sz="4" w:space="0" w:color="auto"/>
              <w:left w:val="single" w:sz="4" w:space="0" w:color="auto"/>
              <w:bottom w:val="single" w:sz="4" w:space="0" w:color="auto"/>
              <w:right w:val="single" w:sz="4" w:space="0" w:color="auto"/>
            </w:tcBorders>
            <w:noWrap/>
            <w:vAlign w:val="bottom"/>
            <w:hideMark/>
          </w:tcPr>
          <w:p w14:paraId="686850C9" w14:textId="77777777" w:rsidR="00D53027" w:rsidRPr="00D53027" w:rsidRDefault="00D53027" w:rsidP="00D53027">
            <w:pPr>
              <w:spacing w:after="0" w:line="240" w:lineRule="auto"/>
              <w:jc w:val="left"/>
              <w:rPr>
                <w:rFonts w:eastAsia="Times New Roman" w:cs="Times New Roman"/>
                <w:b/>
                <w:bCs/>
                <w:color w:val="000000"/>
                <w14:ligatures w14:val="none"/>
              </w:rPr>
            </w:pPr>
            <w:r w:rsidRPr="00D53027">
              <w:rPr>
                <w:rFonts w:eastAsia="Times New Roman" w:cs="Times New Roman"/>
                <w:b/>
                <w:bCs/>
                <w:color w:val="000000"/>
                <w14:ligatures w14:val="none"/>
              </w:rPr>
              <w:t> </w:t>
            </w:r>
          </w:p>
        </w:tc>
        <w:tc>
          <w:tcPr>
            <w:tcW w:w="1660" w:type="dxa"/>
            <w:tcBorders>
              <w:top w:val="single" w:sz="4" w:space="0" w:color="auto"/>
              <w:left w:val="nil"/>
              <w:bottom w:val="single" w:sz="4" w:space="0" w:color="auto"/>
              <w:right w:val="single" w:sz="4" w:space="0" w:color="auto"/>
            </w:tcBorders>
            <w:shd w:val="clear" w:color="000000" w:fill="BFBFBF"/>
            <w:vAlign w:val="center"/>
            <w:hideMark/>
          </w:tcPr>
          <w:p w14:paraId="04F00F9B" w14:textId="77777777" w:rsidR="00D53027" w:rsidRPr="00D53027" w:rsidRDefault="00D53027" w:rsidP="00D53027">
            <w:pPr>
              <w:spacing w:after="0" w:line="240" w:lineRule="auto"/>
              <w:jc w:val="center"/>
              <w:rPr>
                <w:rFonts w:eastAsia="Times New Roman" w:cs="Times New Roman"/>
                <w:b/>
                <w:bCs/>
                <w:color w:val="000000"/>
                <w14:ligatures w14:val="none"/>
              </w:rPr>
            </w:pPr>
            <w:r w:rsidRPr="00D53027">
              <w:rPr>
                <w:rFonts w:eastAsia="Times New Roman" w:cs="Times New Roman"/>
                <w:b/>
                <w:bCs/>
                <w:color w:val="000000"/>
                <w14:ligatures w14:val="none"/>
              </w:rPr>
              <w:t>Daya Saing Usaha (Y)</w:t>
            </w:r>
          </w:p>
        </w:tc>
        <w:tc>
          <w:tcPr>
            <w:tcW w:w="1920" w:type="dxa"/>
            <w:tcBorders>
              <w:top w:val="single" w:sz="4" w:space="0" w:color="auto"/>
              <w:left w:val="nil"/>
              <w:bottom w:val="single" w:sz="4" w:space="0" w:color="auto"/>
              <w:right w:val="single" w:sz="4" w:space="0" w:color="auto"/>
            </w:tcBorders>
            <w:shd w:val="clear" w:color="000000" w:fill="BFBFBF"/>
            <w:vAlign w:val="center"/>
            <w:hideMark/>
          </w:tcPr>
          <w:p w14:paraId="089365F5" w14:textId="77777777" w:rsidR="00D53027" w:rsidRPr="00D53027" w:rsidRDefault="00D53027" w:rsidP="00D53027">
            <w:pPr>
              <w:spacing w:after="0" w:line="240" w:lineRule="auto"/>
              <w:jc w:val="center"/>
              <w:rPr>
                <w:rFonts w:eastAsia="Times New Roman" w:cs="Times New Roman"/>
                <w:b/>
                <w:bCs/>
                <w:color w:val="000000"/>
                <w14:ligatures w14:val="none"/>
              </w:rPr>
            </w:pPr>
            <w:r w:rsidRPr="00D53027">
              <w:rPr>
                <w:rFonts w:eastAsia="Times New Roman" w:cs="Times New Roman"/>
                <w:b/>
                <w:bCs/>
                <w:color w:val="000000"/>
                <w14:ligatures w14:val="none"/>
              </w:rPr>
              <w:t>Manajemen Mutu (X1)</w:t>
            </w:r>
          </w:p>
        </w:tc>
        <w:tc>
          <w:tcPr>
            <w:tcW w:w="2080" w:type="dxa"/>
            <w:tcBorders>
              <w:top w:val="single" w:sz="4" w:space="0" w:color="auto"/>
              <w:left w:val="nil"/>
              <w:bottom w:val="single" w:sz="4" w:space="0" w:color="auto"/>
              <w:right w:val="single" w:sz="4" w:space="0" w:color="auto"/>
            </w:tcBorders>
            <w:shd w:val="clear" w:color="000000" w:fill="BFBFBF"/>
            <w:vAlign w:val="center"/>
            <w:hideMark/>
          </w:tcPr>
          <w:p w14:paraId="19BB27C5" w14:textId="77777777" w:rsidR="00D53027" w:rsidRPr="00D53027" w:rsidRDefault="00D53027" w:rsidP="00D53027">
            <w:pPr>
              <w:spacing w:after="0" w:line="240" w:lineRule="auto"/>
              <w:jc w:val="center"/>
              <w:rPr>
                <w:rFonts w:eastAsia="Times New Roman" w:cs="Times New Roman"/>
                <w:b/>
                <w:bCs/>
                <w:color w:val="000000"/>
                <w14:ligatures w14:val="none"/>
              </w:rPr>
            </w:pPr>
            <w:r w:rsidRPr="00D53027">
              <w:rPr>
                <w:rFonts w:eastAsia="Times New Roman" w:cs="Times New Roman"/>
                <w:b/>
                <w:bCs/>
                <w:color w:val="000000"/>
                <w14:ligatures w14:val="none"/>
              </w:rPr>
              <w:t xml:space="preserve">Strategi </w:t>
            </w:r>
            <w:proofErr w:type="spellStart"/>
            <w:r w:rsidRPr="00D53027">
              <w:rPr>
                <w:rFonts w:eastAsia="Times New Roman" w:cs="Times New Roman"/>
                <w:b/>
                <w:bCs/>
                <w:color w:val="000000"/>
                <w14:ligatures w14:val="none"/>
              </w:rPr>
              <w:t>Penetapan</w:t>
            </w:r>
            <w:proofErr w:type="spellEnd"/>
            <w:r w:rsidRPr="00D53027">
              <w:rPr>
                <w:rFonts w:eastAsia="Times New Roman" w:cs="Times New Roman"/>
                <w:b/>
                <w:bCs/>
                <w:color w:val="000000"/>
                <w14:ligatures w14:val="none"/>
              </w:rPr>
              <w:t xml:space="preserve"> Harga (X2)</w:t>
            </w:r>
          </w:p>
        </w:tc>
      </w:tr>
      <w:tr w:rsidR="00D53027" w:rsidRPr="00D53027" w14:paraId="599EC096" w14:textId="77777777" w:rsidTr="00D53027">
        <w:trPr>
          <w:trHeight w:val="315"/>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39E7C584" w14:textId="77777777" w:rsidR="00D53027" w:rsidRPr="00D53027" w:rsidRDefault="00D53027" w:rsidP="00D53027">
            <w:pPr>
              <w:spacing w:after="0" w:line="240" w:lineRule="auto"/>
              <w:jc w:val="left"/>
              <w:rPr>
                <w:rFonts w:eastAsia="Times New Roman" w:cs="Times New Roman"/>
                <w:b/>
                <w:bCs/>
                <w:color w:val="000000"/>
                <w14:ligatures w14:val="none"/>
              </w:rPr>
            </w:pPr>
            <w:r w:rsidRPr="00D53027">
              <w:rPr>
                <w:rFonts w:eastAsia="Times New Roman" w:cs="Times New Roman"/>
                <w:b/>
                <w:bCs/>
                <w:color w:val="000000"/>
                <w14:ligatures w14:val="none"/>
              </w:rPr>
              <w:t>Daya Saing Usaha (Y)</w:t>
            </w:r>
          </w:p>
        </w:tc>
        <w:tc>
          <w:tcPr>
            <w:tcW w:w="1660" w:type="dxa"/>
            <w:tcBorders>
              <w:top w:val="nil"/>
              <w:left w:val="nil"/>
              <w:bottom w:val="single" w:sz="4" w:space="0" w:color="auto"/>
              <w:right w:val="single" w:sz="4" w:space="0" w:color="auto"/>
            </w:tcBorders>
            <w:noWrap/>
            <w:vAlign w:val="bottom"/>
            <w:hideMark/>
          </w:tcPr>
          <w:p w14:paraId="0B913E42"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0.839</w:t>
            </w:r>
          </w:p>
        </w:tc>
        <w:tc>
          <w:tcPr>
            <w:tcW w:w="1920" w:type="dxa"/>
            <w:tcBorders>
              <w:top w:val="nil"/>
              <w:left w:val="nil"/>
              <w:bottom w:val="single" w:sz="4" w:space="0" w:color="auto"/>
              <w:right w:val="single" w:sz="4" w:space="0" w:color="auto"/>
            </w:tcBorders>
            <w:noWrap/>
            <w:vAlign w:val="bottom"/>
            <w:hideMark/>
          </w:tcPr>
          <w:p w14:paraId="5E0E33A1"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 </w:t>
            </w:r>
          </w:p>
        </w:tc>
        <w:tc>
          <w:tcPr>
            <w:tcW w:w="2080" w:type="dxa"/>
            <w:tcBorders>
              <w:top w:val="nil"/>
              <w:left w:val="nil"/>
              <w:bottom w:val="single" w:sz="4" w:space="0" w:color="auto"/>
              <w:right w:val="single" w:sz="4" w:space="0" w:color="auto"/>
            </w:tcBorders>
            <w:noWrap/>
            <w:vAlign w:val="bottom"/>
            <w:hideMark/>
          </w:tcPr>
          <w:p w14:paraId="61DF9688"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 </w:t>
            </w:r>
          </w:p>
        </w:tc>
      </w:tr>
      <w:tr w:rsidR="00D53027" w:rsidRPr="00D53027" w14:paraId="044F553D" w14:textId="77777777" w:rsidTr="00D53027">
        <w:trPr>
          <w:trHeight w:val="315"/>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3A4F2AE3" w14:textId="77777777" w:rsidR="00D53027" w:rsidRPr="00D53027" w:rsidRDefault="00D53027" w:rsidP="00D53027">
            <w:pPr>
              <w:spacing w:after="0" w:line="240" w:lineRule="auto"/>
              <w:jc w:val="left"/>
              <w:rPr>
                <w:rFonts w:eastAsia="Times New Roman" w:cs="Times New Roman"/>
                <w:b/>
                <w:bCs/>
                <w:color w:val="000000"/>
                <w14:ligatures w14:val="none"/>
              </w:rPr>
            </w:pPr>
            <w:r w:rsidRPr="00D53027">
              <w:rPr>
                <w:rFonts w:eastAsia="Times New Roman" w:cs="Times New Roman"/>
                <w:b/>
                <w:bCs/>
                <w:color w:val="000000"/>
                <w14:ligatures w14:val="none"/>
              </w:rPr>
              <w:t>Manajemen Mutu (X1)</w:t>
            </w:r>
          </w:p>
        </w:tc>
        <w:tc>
          <w:tcPr>
            <w:tcW w:w="1660" w:type="dxa"/>
            <w:tcBorders>
              <w:top w:val="nil"/>
              <w:left w:val="nil"/>
              <w:bottom w:val="single" w:sz="4" w:space="0" w:color="auto"/>
              <w:right w:val="single" w:sz="4" w:space="0" w:color="auto"/>
            </w:tcBorders>
            <w:shd w:val="clear" w:color="000000" w:fill="C6E0B4"/>
            <w:noWrap/>
            <w:vAlign w:val="bottom"/>
            <w:hideMark/>
          </w:tcPr>
          <w:p w14:paraId="0A2D0BA1"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0.516</w:t>
            </w:r>
          </w:p>
        </w:tc>
        <w:tc>
          <w:tcPr>
            <w:tcW w:w="1920" w:type="dxa"/>
            <w:tcBorders>
              <w:top w:val="nil"/>
              <w:left w:val="nil"/>
              <w:bottom w:val="single" w:sz="4" w:space="0" w:color="auto"/>
              <w:right w:val="single" w:sz="4" w:space="0" w:color="auto"/>
            </w:tcBorders>
            <w:shd w:val="clear" w:color="000000" w:fill="C6E0B4"/>
            <w:noWrap/>
            <w:vAlign w:val="bottom"/>
            <w:hideMark/>
          </w:tcPr>
          <w:p w14:paraId="7D23C5B3"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0.911</w:t>
            </w:r>
          </w:p>
        </w:tc>
        <w:tc>
          <w:tcPr>
            <w:tcW w:w="2080" w:type="dxa"/>
            <w:tcBorders>
              <w:top w:val="nil"/>
              <w:left w:val="nil"/>
              <w:bottom w:val="single" w:sz="4" w:space="0" w:color="auto"/>
              <w:right w:val="single" w:sz="4" w:space="0" w:color="auto"/>
            </w:tcBorders>
            <w:shd w:val="clear" w:color="000000" w:fill="C6E0B4"/>
            <w:noWrap/>
            <w:vAlign w:val="bottom"/>
            <w:hideMark/>
          </w:tcPr>
          <w:p w14:paraId="6064564B"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 </w:t>
            </w:r>
          </w:p>
        </w:tc>
      </w:tr>
      <w:tr w:rsidR="00D53027" w:rsidRPr="00D53027" w14:paraId="0750D214" w14:textId="77777777" w:rsidTr="00D53027">
        <w:trPr>
          <w:trHeight w:val="315"/>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7285BE67" w14:textId="77777777" w:rsidR="00D53027" w:rsidRPr="00D53027" w:rsidRDefault="00D53027" w:rsidP="00D53027">
            <w:pPr>
              <w:spacing w:after="0" w:line="240" w:lineRule="auto"/>
              <w:jc w:val="left"/>
              <w:rPr>
                <w:rFonts w:eastAsia="Times New Roman" w:cs="Times New Roman"/>
                <w:b/>
                <w:bCs/>
                <w:color w:val="000000"/>
                <w14:ligatures w14:val="none"/>
              </w:rPr>
            </w:pPr>
            <w:r w:rsidRPr="00D53027">
              <w:rPr>
                <w:rFonts w:eastAsia="Times New Roman" w:cs="Times New Roman"/>
                <w:b/>
                <w:bCs/>
                <w:color w:val="000000"/>
                <w14:ligatures w14:val="none"/>
              </w:rPr>
              <w:t xml:space="preserve">Strategi </w:t>
            </w:r>
            <w:proofErr w:type="spellStart"/>
            <w:r w:rsidRPr="00D53027">
              <w:rPr>
                <w:rFonts w:eastAsia="Times New Roman" w:cs="Times New Roman"/>
                <w:b/>
                <w:bCs/>
                <w:color w:val="000000"/>
                <w14:ligatures w14:val="none"/>
              </w:rPr>
              <w:t>Penetapan</w:t>
            </w:r>
            <w:proofErr w:type="spellEnd"/>
            <w:r w:rsidRPr="00D53027">
              <w:rPr>
                <w:rFonts w:eastAsia="Times New Roman" w:cs="Times New Roman"/>
                <w:b/>
                <w:bCs/>
                <w:color w:val="000000"/>
                <w14:ligatures w14:val="none"/>
              </w:rPr>
              <w:t xml:space="preserve"> Harga (X2)</w:t>
            </w:r>
          </w:p>
        </w:tc>
        <w:tc>
          <w:tcPr>
            <w:tcW w:w="1660" w:type="dxa"/>
            <w:tcBorders>
              <w:top w:val="nil"/>
              <w:left w:val="nil"/>
              <w:bottom w:val="single" w:sz="4" w:space="0" w:color="auto"/>
              <w:right w:val="single" w:sz="4" w:space="0" w:color="auto"/>
            </w:tcBorders>
            <w:noWrap/>
            <w:vAlign w:val="bottom"/>
            <w:hideMark/>
          </w:tcPr>
          <w:p w14:paraId="0FE66CEF"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0.665</w:t>
            </w:r>
          </w:p>
        </w:tc>
        <w:tc>
          <w:tcPr>
            <w:tcW w:w="1920" w:type="dxa"/>
            <w:tcBorders>
              <w:top w:val="nil"/>
              <w:left w:val="nil"/>
              <w:bottom w:val="single" w:sz="4" w:space="0" w:color="auto"/>
              <w:right w:val="single" w:sz="4" w:space="0" w:color="auto"/>
            </w:tcBorders>
            <w:noWrap/>
            <w:vAlign w:val="bottom"/>
            <w:hideMark/>
          </w:tcPr>
          <w:p w14:paraId="15EDB583"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0.548</w:t>
            </w:r>
          </w:p>
        </w:tc>
        <w:tc>
          <w:tcPr>
            <w:tcW w:w="2080" w:type="dxa"/>
            <w:tcBorders>
              <w:top w:val="nil"/>
              <w:left w:val="nil"/>
              <w:bottom w:val="single" w:sz="4" w:space="0" w:color="auto"/>
              <w:right w:val="single" w:sz="4" w:space="0" w:color="auto"/>
            </w:tcBorders>
            <w:noWrap/>
            <w:vAlign w:val="bottom"/>
            <w:hideMark/>
          </w:tcPr>
          <w:p w14:paraId="5B592E44" w14:textId="77777777" w:rsidR="00D53027" w:rsidRPr="00D53027" w:rsidRDefault="00D53027" w:rsidP="00D53027">
            <w:pPr>
              <w:spacing w:after="0" w:line="240" w:lineRule="auto"/>
              <w:jc w:val="right"/>
              <w:rPr>
                <w:rFonts w:eastAsia="Times New Roman" w:cs="Times New Roman"/>
                <w:b/>
                <w:bCs/>
                <w:color w:val="000000"/>
                <w14:ligatures w14:val="none"/>
              </w:rPr>
            </w:pPr>
            <w:r w:rsidRPr="00D53027">
              <w:rPr>
                <w:rFonts w:eastAsia="Times New Roman" w:cs="Times New Roman"/>
                <w:b/>
                <w:bCs/>
                <w:color w:val="000000"/>
                <w14:ligatures w14:val="none"/>
              </w:rPr>
              <w:t>0.826</w:t>
            </w:r>
          </w:p>
        </w:tc>
      </w:tr>
    </w:tbl>
    <w:p w14:paraId="61A794DC" w14:textId="77777777" w:rsidR="00EF2E4D" w:rsidRDefault="00EF2E4D" w:rsidP="00EF2E4D">
      <w:pPr>
        <w:pStyle w:val="ListParagraph"/>
        <w:rPr>
          <w:rFonts w:cs="Times New Roman"/>
          <w:b/>
          <w:bCs/>
          <w:i/>
          <w:iCs/>
          <w:lang w:val="sv-SE"/>
        </w:rPr>
      </w:pPr>
    </w:p>
    <w:p w14:paraId="0FC98AC5" w14:textId="0D0DB363" w:rsidR="001948E2" w:rsidRDefault="00FF42E6" w:rsidP="00FF42E6">
      <w:pPr>
        <w:pStyle w:val="ListParagraph"/>
        <w:numPr>
          <w:ilvl w:val="0"/>
          <w:numId w:val="1"/>
        </w:numPr>
        <w:rPr>
          <w:rFonts w:cs="Times New Roman"/>
          <w:b/>
          <w:bCs/>
          <w:i/>
          <w:iCs/>
          <w:lang w:val="sv-SE"/>
        </w:rPr>
      </w:pPr>
      <w:r w:rsidRPr="00B946EC">
        <w:rPr>
          <w:rFonts w:cs="Times New Roman"/>
          <w:b/>
          <w:bCs/>
          <w:i/>
          <w:iCs/>
          <w:lang w:val="sv-SE"/>
        </w:rPr>
        <w:t>H</w:t>
      </w:r>
      <w:r w:rsidR="007816CF" w:rsidRPr="00B946EC">
        <w:rPr>
          <w:rFonts w:cs="Times New Roman"/>
          <w:b/>
          <w:bCs/>
          <w:i/>
          <w:iCs/>
          <w:lang w:val="sv-SE"/>
        </w:rPr>
        <w:t xml:space="preserve">eterotrait-Monotrait </w:t>
      </w:r>
      <w:r w:rsidR="00B946EC" w:rsidRPr="00B946EC">
        <w:rPr>
          <w:rFonts w:cs="Times New Roman"/>
          <w:b/>
          <w:bCs/>
          <w:i/>
          <w:iCs/>
          <w:lang w:val="sv-SE"/>
        </w:rPr>
        <w:t>Ratio (HTMT)</w:t>
      </w:r>
    </w:p>
    <w:tbl>
      <w:tblPr>
        <w:tblW w:w="8360" w:type="dxa"/>
        <w:jc w:val="center"/>
        <w:tblLook w:val="04A0" w:firstRow="1" w:lastRow="0" w:firstColumn="1" w:lastColumn="0" w:noHBand="0" w:noVBand="1"/>
      </w:tblPr>
      <w:tblGrid>
        <w:gridCol w:w="3380"/>
        <w:gridCol w:w="2020"/>
        <w:gridCol w:w="1600"/>
        <w:gridCol w:w="1360"/>
      </w:tblGrid>
      <w:tr w:rsidR="00E16E3B" w:rsidRPr="00E16E3B" w14:paraId="5CE219F1" w14:textId="77777777" w:rsidTr="00E16E3B">
        <w:trPr>
          <w:trHeight w:val="1080"/>
          <w:jc w:val="center"/>
        </w:trPr>
        <w:tc>
          <w:tcPr>
            <w:tcW w:w="3380" w:type="dxa"/>
            <w:tcBorders>
              <w:top w:val="single" w:sz="4" w:space="0" w:color="auto"/>
              <w:left w:val="single" w:sz="4" w:space="0" w:color="auto"/>
              <w:bottom w:val="single" w:sz="4" w:space="0" w:color="auto"/>
              <w:right w:val="single" w:sz="4" w:space="0" w:color="auto"/>
            </w:tcBorders>
            <w:noWrap/>
            <w:vAlign w:val="bottom"/>
            <w:hideMark/>
          </w:tcPr>
          <w:p w14:paraId="409722ED"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c>
          <w:tcPr>
            <w:tcW w:w="2020" w:type="dxa"/>
            <w:tcBorders>
              <w:top w:val="single" w:sz="4" w:space="0" w:color="auto"/>
              <w:left w:val="nil"/>
              <w:bottom w:val="single" w:sz="4" w:space="0" w:color="auto"/>
              <w:right w:val="single" w:sz="4" w:space="0" w:color="auto"/>
            </w:tcBorders>
            <w:shd w:val="clear" w:color="000000" w:fill="BFBFBF"/>
            <w:vAlign w:val="center"/>
            <w:hideMark/>
          </w:tcPr>
          <w:p w14:paraId="0123C7E7" w14:textId="77777777" w:rsidR="00E16E3B" w:rsidRPr="00E16E3B" w:rsidRDefault="00E16E3B" w:rsidP="00E16E3B">
            <w:pPr>
              <w:spacing w:after="0" w:line="240" w:lineRule="auto"/>
              <w:jc w:val="center"/>
              <w:rPr>
                <w:rFonts w:eastAsia="Times New Roman" w:cs="Times New Roman"/>
                <w:b/>
                <w:bCs/>
                <w:color w:val="000000"/>
                <w14:ligatures w14:val="none"/>
              </w:rPr>
            </w:pPr>
            <w:r w:rsidRPr="00E16E3B">
              <w:rPr>
                <w:rFonts w:eastAsia="Times New Roman" w:cs="Times New Roman"/>
                <w:b/>
                <w:bCs/>
                <w:color w:val="000000"/>
                <w14:ligatures w14:val="none"/>
              </w:rPr>
              <w:t>Daya Saing Usaha (Y)</w:t>
            </w:r>
          </w:p>
        </w:tc>
        <w:tc>
          <w:tcPr>
            <w:tcW w:w="1600" w:type="dxa"/>
            <w:tcBorders>
              <w:top w:val="single" w:sz="4" w:space="0" w:color="auto"/>
              <w:left w:val="nil"/>
              <w:bottom w:val="single" w:sz="4" w:space="0" w:color="auto"/>
              <w:right w:val="single" w:sz="4" w:space="0" w:color="auto"/>
            </w:tcBorders>
            <w:shd w:val="clear" w:color="000000" w:fill="BFBFBF"/>
            <w:vAlign w:val="center"/>
            <w:hideMark/>
          </w:tcPr>
          <w:p w14:paraId="54B88850" w14:textId="77777777" w:rsidR="00E16E3B" w:rsidRPr="00E16E3B" w:rsidRDefault="00E16E3B" w:rsidP="00E16E3B">
            <w:pPr>
              <w:spacing w:after="0" w:line="240" w:lineRule="auto"/>
              <w:jc w:val="center"/>
              <w:rPr>
                <w:rFonts w:eastAsia="Times New Roman" w:cs="Times New Roman"/>
                <w:b/>
                <w:bCs/>
                <w:color w:val="000000"/>
                <w14:ligatures w14:val="none"/>
              </w:rPr>
            </w:pPr>
            <w:r w:rsidRPr="00E16E3B">
              <w:rPr>
                <w:rFonts w:eastAsia="Times New Roman" w:cs="Times New Roman"/>
                <w:b/>
                <w:bCs/>
                <w:color w:val="000000"/>
                <w14:ligatures w14:val="none"/>
              </w:rPr>
              <w:t>Manajemen Mutu (X1)</w:t>
            </w:r>
          </w:p>
        </w:tc>
        <w:tc>
          <w:tcPr>
            <w:tcW w:w="1360" w:type="dxa"/>
            <w:tcBorders>
              <w:top w:val="single" w:sz="4" w:space="0" w:color="auto"/>
              <w:left w:val="nil"/>
              <w:bottom w:val="single" w:sz="4" w:space="0" w:color="auto"/>
              <w:right w:val="single" w:sz="4" w:space="0" w:color="auto"/>
            </w:tcBorders>
            <w:shd w:val="clear" w:color="000000" w:fill="BFBFBF"/>
            <w:vAlign w:val="center"/>
            <w:hideMark/>
          </w:tcPr>
          <w:p w14:paraId="46524306" w14:textId="77777777" w:rsidR="00E16E3B" w:rsidRPr="00E16E3B" w:rsidRDefault="00E16E3B" w:rsidP="00E16E3B">
            <w:pPr>
              <w:spacing w:after="0" w:line="240" w:lineRule="auto"/>
              <w:jc w:val="center"/>
              <w:rPr>
                <w:rFonts w:eastAsia="Times New Roman" w:cs="Times New Roman"/>
                <w:b/>
                <w:bCs/>
                <w:color w:val="000000"/>
                <w14:ligatures w14:val="none"/>
              </w:rPr>
            </w:pPr>
            <w:r w:rsidRPr="00E16E3B">
              <w:rPr>
                <w:rFonts w:eastAsia="Times New Roman" w:cs="Times New Roman"/>
                <w:b/>
                <w:bCs/>
                <w:color w:val="000000"/>
                <w14:ligatures w14:val="none"/>
              </w:rPr>
              <w:t xml:space="preserve">Strategi </w:t>
            </w:r>
            <w:proofErr w:type="spellStart"/>
            <w:r w:rsidRPr="00E16E3B">
              <w:rPr>
                <w:rFonts w:eastAsia="Times New Roman" w:cs="Times New Roman"/>
                <w:b/>
                <w:bCs/>
                <w:color w:val="000000"/>
                <w14:ligatures w14:val="none"/>
              </w:rPr>
              <w:t>Penetapan</w:t>
            </w:r>
            <w:proofErr w:type="spellEnd"/>
            <w:r w:rsidRPr="00E16E3B">
              <w:rPr>
                <w:rFonts w:eastAsia="Times New Roman" w:cs="Times New Roman"/>
                <w:b/>
                <w:bCs/>
                <w:color w:val="000000"/>
                <w14:ligatures w14:val="none"/>
              </w:rPr>
              <w:t xml:space="preserve"> Harga (X2)</w:t>
            </w:r>
          </w:p>
        </w:tc>
      </w:tr>
      <w:tr w:rsidR="00E16E3B" w:rsidRPr="00E16E3B" w14:paraId="558D2222" w14:textId="77777777" w:rsidTr="00E16E3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690A0771"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Daya Saing Usaha (Y)</w:t>
            </w:r>
          </w:p>
        </w:tc>
        <w:tc>
          <w:tcPr>
            <w:tcW w:w="2020" w:type="dxa"/>
            <w:tcBorders>
              <w:top w:val="nil"/>
              <w:left w:val="nil"/>
              <w:bottom w:val="single" w:sz="4" w:space="0" w:color="auto"/>
              <w:right w:val="single" w:sz="4" w:space="0" w:color="auto"/>
            </w:tcBorders>
            <w:noWrap/>
            <w:vAlign w:val="bottom"/>
            <w:hideMark/>
          </w:tcPr>
          <w:p w14:paraId="40CC7289"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c>
          <w:tcPr>
            <w:tcW w:w="1600" w:type="dxa"/>
            <w:tcBorders>
              <w:top w:val="nil"/>
              <w:left w:val="nil"/>
              <w:bottom w:val="single" w:sz="4" w:space="0" w:color="auto"/>
              <w:right w:val="single" w:sz="4" w:space="0" w:color="auto"/>
            </w:tcBorders>
            <w:noWrap/>
            <w:vAlign w:val="bottom"/>
            <w:hideMark/>
          </w:tcPr>
          <w:p w14:paraId="7E52CE9A"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c>
          <w:tcPr>
            <w:tcW w:w="1360" w:type="dxa"/>
            <w:tcBorders>
              <w:top w:val="nil"/>
              <w:left w:val="nil"/>
              <w:bottom w:val="single" w:sz="4" w:space="0" w:color="auto"/>
              <w:right w:val="single" w:sz="4" w:space="0" w:color="auto"/>
            </w:tcBorders>
            <w:noWrap/>
            <w:vAlign w:val="bottom"/>
            <w:hideMark/>
          </w:tcPr>
          <w:p w14:paraId="49CCEC2C"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r>
      <w:tr w:rsidR="00E16E3B" w:rsidRPr="00E16E3B" w14:paraId="58CF9003" w14:textId="77777777" w:rsidTr="00E16E3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22635D80"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Manajemen Mutu (X1)</w:t>
            </w:r>
          </w:p>
        </w:tc>
        <w:tc>
          <w:tcPr>
            <w:tcW w:w="2020" w:type="dxa"/>
            <w:tcBorders>
              <w:top w:val="nil"/>
              <w:left w:val="nil"/>
              <w:bottom w:val="single" w:sz="4" w:space="0" w:color="auto"/>
              <w:right w:val="single" w:sz="4" w:space="0" w:color="auto"/>
            </w:tcBorders>
            <w:shd w:val="clear" w:color="000000" w:fill="C6E0B4"/>
            <w:noWrap/>
            <w:vAlign w:val="bottom"/>
            <w:hideMark/>
          </w:tcPr>
          <w:p w14:paraId="5906C799" w14:textId="77777777" w:rsidR="00E16E3B" w:rsidRPr="00E16E3B" w:rsidRDefault="00E16E3B" w:rsidP="00E16E3B">
            <w:pPr>
              <w:spacing w:after="0" w:line="240" w:lineRule="auto"/>
              <w:jc w:val="left"/>
              <w:rPr>
                <w:rFonts w:eastAsia="Times New Roman" w:cs="Times New Roman"/>
                <w:b/>
                <w:bCs/>
                <w:color w:val="00B050"/>
                <w14:ligatures w14:val="none"/>
              </w:rPr>
            </w:pPr>
            <w:r w:rsidRPr="00E16E3B">
              <w:rPr>
                <w:rFonts w:eastAsia="Times New Roman" w:cs="Times New Roman"/>
                <w:b/>
                <w:bCs/>
                <w:color w:val="00B050"/>
                <w14:ligatures w14:val="none"/>
              </w:rPr>
              <w:t>0.634</w:t>
            </w:r>
          </w:p>
        </w:tc>
        <w:tc>
          <w:tcPr>
            <w:tcW w:w="1600" w:type="dxa"/>
            <w:tcBorders>
              <w:top w:val="nil"/>
              <w:left w:val="nil"/>
              <w:bottom w:val="single" w:sz="4" w:space="0" w:color="auto"/>
              <w:right w:val="single" w:sz="4" w:space="0" w:color="auto"/>
            </w:tcBorders>
            <w:shd w:val="clear" w:color="000000" w:fill="C6E0B4"/>
            <w:noWrap/>
            <w:vAlign w:val="bottom"/>
            <w:hideMark/>
          </w:tcPr>
          <w:p w14:paraId="74241916"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c>
          <w:tcPr>
            <w:tcW w:w="1360" w:type="dxa"/>
            <w:tcBorders>
              <w:top w:val="nil"/>
              <w:left w:val="nil"/>
              <w:bottom w:val="single" w:sz="4" w:space="0" w:color="auto"/>
              <w:right w:val="single" w:sz="4" w:space="0" w:color="auto"/>
            </w:tcBorders>
            <w:shd w:val="clear" w:color="000000" w:fill="C6E0B4"/>
            <w:noWrap/>
            <w:vAlign w:val="bottom"/>
            <w:hideMark/>
          </w:tcPr>
          <w:p w14:paraId="27E35F66"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r>
      <w:tr w:rsidR="00E16E3B" w:rsidRPr="00E16E3B" w14:paraId="656E6554" w14:textId="77777777" w:rsidTr="00E16E3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2DD4B9A1"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xml:space="preserve">Strategi </w:t>
            </w:r>
            <w:proofErr w:type="spellStart"/>
            <w:r w:rsidRPr="00E16E3B">
              <w:rPr>
                <w:rFonts w:eastAsia="Times New Roman" w:cs="Times New Roman"/>
                <w:b/>
                <w:bCs/>
                <w:color w:val="000000"/>
                <w14:ligatures w14:val="none"/>
              </w:rPr>
              <w:t>Penetapan</w:t>
            </w:r>
            <w:proofErr w:type="spellEnd"/>
            <w:r w:rsidRPr="00E16E3B">
              <w:rPr>
                <w:rFonts w:eastAsia="Times New Roman" w:cs="Times New Roman"/>
                <w:b/>
                <w:bCs/>
                <w:color w:val="000000"/>
                <w14:ligatures w14:val="none"/>
              </w:rPr>
              <w:t xml:space="preserve"> Harga (X2)</w:t>
            </w:r>
          </w:p>
        </w:tc>
        <w:tc>
          <w:tcPr>
            <w:tcW w:w="2020" w:type="dxa"/>
            <w:tcBorders>
              <w:top w:val="nil"/>
              <w:left w:val="nil"/>
              <w:bottom w:val="single" w:sz="4" w:space="0" w:color="auto"/>
              <w:right w:val="single" w:sz="4" w:space="0" w:color="auto"/>
            </w:tcBorders>
            <w:noWrap/>
            <w:vAlign w:val="bottom"/>
            <w:hideMark/>
          </w:tcPr>
          <w:p w14:paraId="54E2169A" w14:textId="77777777" w:rsidR="00E16E3B" w:rsidRPr="00E16E3B" w:rsidRDefault="00E16E3B" w:rsidP="00E16E3B">
            <w:pPr>
              <w:spacing w:after="0" w:line="240" w:lineRule="auto"/>
              <w:jc w:val="left"/>
              <w:rPr>
                <w:rFonts w:eastAsia="Times New Roman" w:cs="Times New Roman"/>
                <w:b/>
                <w:bCs/>
                <w:color w:val="FF0000"/>
                <w14:ligatures w14:val="none"/>
              </w:rPr>
            </w:pPr>
            <w:r w:rsidRPr="00E16E3B">
              <w:rPr>
                <w:rFonts w:eastAsia="Times New Roman" w:cs="Times New Roman"/>
                <w:b/>
                <w:bCs/>
                <w:color w:val="FF0000"/>
                <w14:ligatures w14:val="none"/>
              </w:rPr>
              <w:t>0.962</w:t>
            </w:r>
          </w:p>
        </w:tc>
        <w:tc>
          <w:tcPr>
            <w:tcW w:w="1600" w:type="dxa"/>
            <w:tcBorders>
              <w:top w:val="nil"/>
              <w:left w:val="nil"/>
              <w:bottom w:val="single" w:sz="4" w:space="0" w:color="auto"/>
              <w:right w:val="single" w:sz="4" w:space="0" w:color="auto"/>
            </w:tcBorders>
            <w:noWrap/>
            <w:vAlign w:val="bottom"/>
            <w:hideMark/>
          </w:tcPr>
          <w:p w14:paraId="0089E5DF"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0.864</w:t>
            </w:r>
          </w:p>
        </w:tc>
        <w:tc>
          <w:tcPr>
            <w:tcW w:w="1360" w:type="dxa"/>
            <w:tcBorders>
              <w:top w:val="nil"/>
              <w:left w:val="nil"/>
              <w:bottom w:val="single" w:sz="4" w:space="0" w:color="auto"/>
              <w:right w:val="single" w:sz="4" w:space="0" w:color="auto"/>
            </w:tcBorders>
            <w:noWrap/>
            <w:vAlign w:val="bottom"/>
            <w:hideMark/>
          </w:tcPr>
          <w:p w14:paraId="454439E8" w14:textId="77777777" w:rsidR="00E16E3B" w:rsidRPr="00E16E3B" w:rsidRDefault="00E16E3B" w:rsidP="00E16E3B">
            <w:pPr>
              <w:spacing w:after="0" w:line="240" w:lineRule="auto"/>
              <w:jc w:val="left"/>
              <w:rPr>
                <w:rFonts w:eastAsia="Times New Roman" w:cs="Times New Roman"/>
                <w:b/>
                <w:bCs/>
                <w:color w:val="000000"/>
                <w14:ligatures w14:val="none"/>
              </w:rPr>
            </w:pPr>
            <w:r w:rsidRPr="00E16E3B">
              <w:rPr>
                <w:rFonts w:eastAsia="Times New Roman" w:cs="Times New Roman"/>
                <w:b/>
                <w:bCs/>
                <w:color w:val="000000"/>
                <w14:ligatures w14:val="none"/>
              </w:rPr>
              <w:t> </w:t>
            </w:r>
          </w:p>
        </w:tc>
      </w:tr>
    </w:tbl>
    <w:p w14:paraId="38C9B2D0" w14:textId="091808D9" w:rsidR="00697128" w:rsidRDefault="00697128" w:rsidP="00B946EC">
      <w:pPr>
        <w:pStyle w:val="ListParagraph"/>
        <w:rPr>
          <w:rFonts w:cs="Times New Roman"/>
          <w:b/>
          <w:bCs/>
          <w:i/>
          <w:iCs/>
          <w:lang w:val="sv-SE"/>
        </w:rPr>
      </w:pPr>
    </w:p>
    <w:p w14:paraId="3478606D" w14:textId="77777777" w:rsidR="00B946EC" w:rsidRDefault="00B946EC" w:rsidP="00B946EC">
      <w:pPr>
        <w:pStyle w:val="ListParagraph"/>
        <w:rPr>
          <w:rFonts w:cs="Times New Roman"/>
          <w:b/>
          <w:bCs/>
          <w:i/>
          <w:iCs/>
          <w:lang w:val="sv-SE"/>
        </w:rPr>
      </w:pPr>
    </w:p>
    <w:p w14:paraId="30EFE07A" w14:textId="19E7D089" w:rsidR="00B946EC" w:rsidRDefault="00B946EC" w:rsidP="00FF42E6">
      <w:pPr>
        <w:pStyle w:val="ListParagraph"/>
        <w:numPr>
          <w:ilvl w:val="0"/>
          <w:numId w:val="1"/>
        </w:numPr>
        <w:rPr>
          <w:rFonts w:cs="Times New Roman"/>
          <w:b/>
          <w:bCs/>
          <w:i/>
          <w:iCs/>
          <w:lang w:val="sv-SE"/>
        </w:rPr>
      </w:pPr>
      <w:r>
        <w:rPr>
          <w:rFonts w:cs="Times New Roman"/>
          <w:b/>
          <w:bCs/>
          <w:i/>
          <w:iCs/>
          <w:lang w:val="sv-SE"/>
        </w:rPr>
        <w:lastRenderedPageBreak/>
        <w:t>Cross Loading</w:t>
      </w:r>
    </w:p>
    <w:tbl>
      <w:tblPr>
        <w:tblW w:w="10520" w:type="dxa"/>
        <w:jc w:val="center"/>
        <w:tblLook w:val="04A0" w:firstRow="1" w:lastRow="0" w:firstColumn="1" w:lastColumn="0" w:noHBand="0" w:noVBand="1"/>
      </w:tblPr>
      <w:tblGrid>
        <w:gridCol w:w="3380"/>
        <w:gridCol w:w="2020"/>
        <w:gridCol w:w="2200"/>
        <w:gridCol w:w="2920"/>
      </w:tblGrid>
      <w:tr w:rsidR="0014312F" w:rsidRPr="0014312F" w14:paraId="7CC650B6" w14:textId="77777777" w:rsidTr="005714DB">
        <w:trPr>
          <w:trHeight w:val="315"/>
          <w:jc w:val="center"/>
        </w:trPr>
        <w:tc>
          <w:tcPr>
            <w:tcW w:w="33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9999C8"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 </w:t>
            </w:r>
          </w:p>
        </w:tc>
        <w:tc>
          <w:tcPr>
            <w:tcW w:w="2020" w:type="dxa"/>
            <w:tcBorders>
              <w:top w:val="single" w:sz="4" w:space="0" w:color="auto"/>
              <w:left w:val="nil"/>
              <w:bottom w:val="single" w:sz="4" w:space="0" w:color="auto"/>
              <w:right w:val="single" w:sz="4" w:space="0" w:color="auto"/>
            </w:tcBorders>
            <w:shd w:val="clear" w:color="000000" w:fill="BFBFBF"/>
            <w:noWrap/>
            <w:vAlign w:val="bottom"/>
            <w:hideMark/>
          </w:tcPr>
          <w:p w14:paraId="2DAD7C07"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Daya Saing Usaha (Y)</w:t>
            </w:r>
          </w:p>
        </w:tc>
        <w:tc>
          <w:tcPr>
            <w:tcW w:w="2200" w:type="dxa"/>
            <w:tcBorders>
              <w:top w:val="single" w:sz="4" w:space="0" w:color="auto"/>
              <w:left w:val="nil"/>
              <w:bottom w:val="single" w:sz="4" w:space="0" w:color="auto"/>
              <w:right w:val="single" w:sz="4" w:space="0" w:color="auto"/>
            </w:tcBorders>
            <w:shd w:val="clear" w:color="000000" w:fill="BFBFBF"/>
            <w:noWrap/>
            <w:vAlign w:val="bottom"/>
            <w:hideMark/>
          </w:tcPr>
          <w:p w14:paraId="737BE15F"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Manajemen Mutu (X1)</w:t>
            </w:r>
          </w:p>
        </w:tc>
        <w:tc>
          <w:tcPr>
            <w:tcW w:w="2920" w:type="dxa"/>
            <w:tcBorders>
              <w:top w:val="single" w:sz="4" w:space="0" w:color="auto"/>
              <w:left w:val="nil"/>
              <w:bottom w:val="single" w:sz="4" w:space="0" w:color="auto"/>
              <w:right w:val="single" w:sz="4" w:space="0" w:color="auto"/>
            </w:tcBorders>
            <w:shd w:val="clear" w:color="000000" w:fill="BFBFBF"/>
            <w:noWrap/>
            <w:vAlign w:val="bottom"/>
            <w:hideMark/>
          </w:tcPr>
          <w:p w14:paraId="7281E8A1"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 xml:space="preserve">Strategi </w:t>
            </w:r>
            <w:proofErr w:type="spellStart"/>
            <w:r w:rsidRPr="0014312F">
              <w:rPr>
                <w:rFonts w:ascii="Calibri" w:eastAsia="Times New Roman" w:hAnsi="Calibri" w:cs="Calibri"/>
                <w:b/>
                <w:bCs/>
                <w:color w:val="000000"/>
                <w:sz w:val="22"/>
                <w:szCs w:val="22"/>
                <w14:ligatures w14:val="none"/>
              </w:rPr>
              <w:t>Penetapan</w:t>
            </w:r>
            <w:proofErr w:type="spellEnd"/>
            <w:r w:rsidRPr="0014312F">
              <w:rPr>
                <w:rFonts w:ascii="Calibri" w:eastAsia="Times New Roman" w:hAnsi="Calibri" w:cs="Calibri"/>
                <w:b/>
                <w:bCs/>
                <w:color w:val="000000"/>
                <w:sz w:val="22"/>
                <w:szCs w:val="22"/>
                <w14:ligatures w14:val="none"/>
              </w:rPr>
              <w:t xml:space="preserve"> Harga (X2)</w:t>
            </w:r>
          </w:p>
        </w:tc>
      </w:tr>
      <w:tr w:rsidR="0014312F" w:rsidRPr="0014312F" w14:paraId="39547962" w14:textId="77777777" w:rsidTr="005714D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5F13496E"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DSPK2</w:t>
            </w:r>
          </w:p>
        </w:tc>
        <w:tc>
          <w:tcPr>
            <w:tcW w:w="2020" w:type="dxa"/>
            <w:tcBorders>
              <w:top w:val="nil"/>
              <w:left w:val="nil"/>
              <w:bottom w:val="single" w:sz="4" w:space="0" w:color="auto"/>
              <w:right w:val="single" w:sz="4" w:space="0" w:color="auto"/>
            </w:tcBorders>
            <w:noWrap/>
            <w:vAlign w:val="bottom"/>
            <w:hideMark/>
          </w:tcPr>
          <w:p w14:paraId="01F4EFC9"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0.836</w:t>
            </w:r>
          </w:p>
        </w:tc>
        <w:tc>
          <w:tcPr>
            <w:tcW w:w="2200" w:type="dxa"/>
            <w:tcBorders>
              <w:top w:val="nil"/>
              <w:left w:val="nil"/>
              <w:bottom w:val="single" w:sz="4" w:space="0" w:color="auto"/>
              <w:right w:val="single" w:sz="4" w:space="0" w:color="auto"/>
            </w:tcBorders>
            <w:noWrap/>
            <w:vAlign w:val="bottom"/>
            <w:hideMark/>
          </w:tcPr>
          <w:p w14:paraId="2C9F97EF"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0.383</w:t>
            </w:r>
          </w:p>
        </w:tc>
        <w:tc>
          <w:tcPr>
            <w:tcW w:w="2920" w:type="dxa"/>
            <w:tcBorders>
              <w:top w:val="nil"/>
              <w:left w:val="nil"/>
              <w:bottom w:val="single" w:sz="4" w:space="0" w:color="auto"/>
              <w:right w:val="single" w:sz="4" w:space="0" w:color="auto"/>
            </w:tcBorders>
            <w:noWrap/>
            <w:vAlign w:val="bottom"/>
            <w:hideMark/>
          </w:tcPr>
          <w:p w14:paraId="01948239"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0.464</w:t>
            </w:r>
          </w:p>
        </w:tc>
      </w:tr>
      <w:tr w:rsidR="0014312F" w:rsidRPr="0014312F" w14:paraId="7350ADF9" w14:textId="77777777" w:rsidTr="005714D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78C172AD"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DSPK4</w:t>
            </w:r>
          </w:p>
        </w:tc>
        <w:tc>
          <w:tcPr>
            <w:tcW w:w="2020" w:type="dxa"/>
            <w:tcBorders>
              <w:top w:val="nil"/>
              <w:left w:val="nil"/>
              <w:bottom w:val="single" w:sz="4" w:space="0" w:color="auto"/>
              <w:right w:val="single" w:sz="4" w:space="0" w:color="auto"/>
            </w:tcBorders>
            <w:shd w:val="clear" w:color="000000" w:fill="C6E0B4"/>
            <w:noWrap/>
            <w:vAlign w:val="bottom"/>
            <w:hideMark/>
          </w:tcPr>
          <w:p w14:paraId="3059467E"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0.885</w:t>
            </w:r>
          </w:p>
        </w:tc>
        <w:tc>
          <w:tcPr>
            <w:tcW w:w="2200" w:type="dxa"/>
            <w:tcBorders>
              <w:top w:val="nil"/>
              <w:left w:val="nil"/>
              <w:bottom w:val="single" w:sz="4" w:space="0" w:color="auto"/>
              <w:right w:val="single" w:sz="4" w:space="0" w:color="auto"/>
            </w:tcBorders>
            <w:shd w:val="clear" w:color="000000" w:fill="C6E0B4"/>
            <w:noWrap/>
            <w:vAlign w:val="bottom"/>
            <w:hideMark/>
          </w:tcPr>
          <w:p w14:paraId="6BF21C1F"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0.392</w:t>
            </w:r>
          </w:p>
        </w:tc>
        <w:tc>
          <w:tcPr>
            <w:tcW w:w="2920" w:type="dxa"/>
            <w:tcBorders>
              <w:top w:val="nil"/>
              <w:left w:val="nil"/>
              <w:bottom w:val="single" w:sz="4" w:space="0" w:color="auto"/>
              <w:right w:val="single" w:sz="4" w:space="0" w:color="auto"/>
            </w:tcBorders>
            <w:shd w:val="clear" w:color="000000" w:fill="C6E0B4"/>
            <w:noWrap/>
            <w:vAlign w:val="bottom"/>
            <w:hideMark/>
          </w:tcPr>
          <w:p w14:paraId="422DD4FC"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0.604</w:t>
            </w:r>
          </w:p>
        </w:tc>
      </w:tr>
      <w:tr w:rsidR="0014312F" w:rsidRPr="0014312F" w14:paraId="21CB043D" w14:textId="77777777" w:rsidTr="005714DB">
        <w:trPr>
          <w:trHeight w:val="315"/>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792F0EE8"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DSPK6</w:t>
            </w:r>
          </w:p>
        </w:tc>
        <w:tc>
          <w:tcPr>
            <w:tcW w:w="2020" w:type="dxa"/>
            <w:tcBorders>
              <w:top w:val="nil"/>
              <w:left w:val="nil"/>
              <w:bottom w:val="single" w:sz="4" w:space="0" w:color="auto"/>
              <w:right w:val="single" w:sz="4" w:space="0" w:color="auto"/>
            </w:tcBorders>
            <w:noWrap/>
            <w:vAlign w:val="bottom"/>
            <w:hideMark/>
          </w:tcPr>
          <w:p w14:paraId="1D5BD863"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0.794</w:t>
            </w:r>
          </w:p>
        </w:tc>
        <w:tc>
          <w:tcPr>
            <w:tcW w:w="2200" w:type="dxa"/>
            <w:tcBorders>
              <w:top w:val="nil"/>
              <w:left w:val="nil"/>
              <w:bottom w:val="single" w:sz="4" w:space="0" w:color="auto"/>
              <w:right w:val="single" w:sz="4" w:space="0" w:color="auto"/>
            </w:tcBorders>
            <w:noWrap/>
            <w:vAlign w:val="bottom"/>
            <w:hideMark/>
          </w:tcPr>
          <w:p w14:paraId="67891C6A"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0.510</w:t>
            </w:r>
          </w:p>
        </w:tc>
        <w:tc>
          <w:tcPr>
            <w:tcW w:w="2920" w:type="dxa"/>
            <w:tcBorders>
              <w:top w:val="nil"/>
              <w:left w:val="nil"/>
              <w:bottom w:val="single" w:sz="4" w:space="0" w:color="auto"/>
              <w:right w:val="single" w:sz="4" w:space="0" w:color="auto"/>
            </w:tcBorders>
            <w:noWrap/>
            <w:vAlign w:val="bottom"/>
            <w:hideMark/>
          </w:tcPr>
          <w:p w14:paraId="1213EF2B"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0.585</w:t>
            </w:r>
          </w:p>
        </w:tc>
      </w:tr>
      <w:tr w:rsidR="0014312F" w:rsidRPr="0014312F" w14:paraId="7F2A56FD" w14:textId="77777777" w:rsidTr="005714DB">
        <w:trPr>
          <w:trHeight w:val="300"/>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046E53CF"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MM2</w:t>
            </w:r>
          </w:p>
        </w:tc>
        <w:tc>
          <w:tcPr>
            <w:tcW w:w="2020" w:type="dxa"/>
            <w:tcBorders>
              <w:top w:val="nil"/>
              <w:left w:val="nil"/>
              <w:bottom w:val="single" w:sz="4" w:space="0" w:color="auto"/>
              <w:right w:val="single" w:sz="4" w:space="0" w:color="auto"/>
            </w:tcBorders>
            <w:shd w:val="clear" w:color="000000" w:fill="C6E0B4"/>
            <w:noWrap/>
            <w:vAlign w:val="bottom"/>
            <w:hideMark/>
          </w:tcPr>
          <w:p w14:paraId="1791CFCB"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0.406</w:t>
            </w:r>
          </w:p>
        </w:tc>
        <w:tc>
          <w:tcPr>
            <w:tcW w:w="2200" w:type="dxa"/>
            <w:tcBorders>
              <w:top w:val="nil"/>
              <w:left w:val="nil"/>
              <w:bottom w:val="single" w:sz="4" w:space="0" w:color="auto"/>
              <w:right w:val="single" w:sz="4" w:space="0" w:color="auto"/>
            </w:tcBorders>
            <w:shd w:val="clear" w:color="000000" w:fill="C6E0B4"/>
            <w:noWrap/>
            <w:vAlign w:val="bottom"/>
            <w:hideMark/>
          </w:tcPr>
          <w:p w14:paraId="4FDD5CF0"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0.887</w:t>
            </w:r>
          </w:p>
        </w:tc>
        <w:tc>
          <w:tcPr>
            <w:tcW w:w="2920" w:type="dxa"/>
            <w:tcBorders>
              <w:top w:val="nil"/>
              <w:left w:val="nil"/>
              <w:bottom w:val="single" w:sz="4" w:space="0" w:color="auto"/>
              <w:right w:val="single" w:sz="4" w:space="0" w:color="auto"/>
            </w:tcBorders>
            <w:shd w:val="clear" w:color="000000" w:fill="C6E0B4"/>
            <w:noWrap/>
            <w:vAlign w:val="bottom"/>
            <w:hideMark/>
          </w:tcPr>
          <w:p w14:paraId="7A4333E2"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0.424</w:t>
            </w:r>
          </w:p>
        </w:tc>
      </w:tr>
      <w:tr w:rsidR="0014312F" w:rsidRPr="0014312F" w14:paraId="62056B49" w14:textId="77777777" w:rsidTr="005714DB">
        <w:trPr>
          <w:trHeight w:val="300"/>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16582BB6"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MM6</w:t>
            </w:r>
          </w:p>
        </w:tc>
        <w:tc>
          <w:tcPr>
            <w:tcW w:w="2020" w:type="dxa"/>
            <w:tcBorders>
              <w:top w:val="nil"/>
              <w:left w:val="nil"/>
              <w:bottom w:val="single" w:sz="4" w:space="0" w:color="auto"/>
              <w:right w:val="single" w:sz="4" w:space="0" w:color="auto"/>
            </w:tcBorders>
            <w:noWrap/>
            <w:vAlign w:val="bottom"/>
            <w:hideMark/>
          </w:tcPr>
          <w:p w14:paraId="4F91AC13"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0.523</w:t>
            </w:r>
          </w:p>
        </w:tc>
        <w:tc>
          <w:tcPr>
            <w:tcW w:w="2200" w:type="dxa"/>
            <w:tcBorders>
              <w:top w:val="nil"/>
              <w:left w:val="nil"/>
              <w:bottom w:val="single" w:sz="4" w:space="0" w:color="auto"/>
              <w:right w:val="single" w:sz="4" w:space="0" w:color="auto"/>
            </w:tcBorders>
            <w:noWrap/>
            <w:vAlign w:val="bottom"/>
            <w:hideMark/>
          </w:tcPr>
          <w:p w14:paraId="22832F45"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0.934</w:t>
            </w:r>
          </w:p>
        </w:tc>
        <w:tc>
          <w:tcPr>
            <w:tcW w:w="2920" w:type="dxa"/>
            <w:tcBorders>
              <w:top w:val="nil"/>
              <w:left w:val="nil"/>
              <w:bottom w:val="single" w:sz="4" w:space="0" w:color="auto"/>
              <w:right w:val="single" w:sz="4" w:space="0" w:color="auto"/>
            </w:tcBorders>
            <w:noWrap/>
            <w:vAlign w:val="bottom"/>
            <w:hideMark/>
          </w:tcPr>
          <w:p w14:paraId="1DB91FCB"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0.560</w:t>
            </w:r>
          </w:p>
        </w:tc>
      </w:tr>
      <w:tr w:rsidR="0014312F" w:rsidRPr="0014312F" w14:paraId="048D5F75" w14:textId="77777777" w:rsidTr="005714DB">
        <w:trPr>
          <w:trHeight w:val="300"/>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04F1C6BC"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SPH5</w:t>
            </w:r>
          </w:p>
        </w:tc>
        <w:tc>
          <w:tcPr>
            <w:tcW w:w="2020" w:type="dxa"/>
            <w:tcBorders>
              <w:top w:val="nil"/>
              <w:left w:val="nil"/>
              <w:bottom w:val="single" w:sz="4" w:space="0" w:color="auto"/>
              <w:right w:val="single" w:sz="4" w:space="0" w:color="auto"/>
            </w:tcBorders>
            <w:shd w:val="clear" w:color="000000" w:fill="C6E0B4"/>
            <w:noWrap/>
            <w:vAlign w:val="bottom"/>
            <w:hideMark/>
          </w:tcPr>
          <w:p w14:paraId="4A61CD66"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0.423</w:t>
            </w:r>
          </w:p>
        </w:tc>
        <w:tc>
          <w:tcPr>
            <w:tcW w:w="2200" w:type="dxa"/>
            <w:tcBorders>
              <w:top w:val="nil"/>
              <w:left w:val="nil"/>
              <w:bottom w:val="single" w:sz="4" w:space="0" w:color="auto"/>
              <w:right w:val="single" w:sz="4" w:space="0" w:color="auto"/>
            </w:tcBorders>
            <w:shd w:val="clear" w:color="000000" w:fill="C6E0B4"/>
            <w:noWrap/>
            <w:vAlign w:val="bottom"/>
            <w:hideMark/>
          </w:tcPr>
          <w:p w14:paraId="25119740"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0.575</w:t>
            </w:r>
          </w:p>
        </w:tc>
        <w:tc>
          <w:tcPr>
            <w:tcW w:w="2920" w:type="dxa"/>
            <w:tcBorders>
              <w:top w:val="nil"/>
              <w:left w:val="nil"/>
              <w:bottom w:val="single" w:sz="4" w:space="0" w:color="auto"/>
              <w:right w:val="single" w:sz="4" w:space="0" w:color="auto"/>
            </w:tcBorders>
            <w:shd w:val="clear" w:color="000000" w:fill="C6E0B4"/>
            <w:noWrap/>
            <w:vAlign w:val="bottom"/>
            <w:hideMark/>
          </w:tcPr>
          <w:p w14:paraId="2EE439E2"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0.745</w:t>
            </w:r>
          </w:p>
        </w:tc>
      </w:tr>
      <w:tr w:rsidR="0014312F" w:rsidRPr="0014312F" w14:paraId="4531C0F5" w14:textId="77777777" w:rsidTr="005714DB">
        <w:trPr>
          <w:trHeight w:val="300"/>
          <w:jc w:val="center"/>
        </w:trPr>
        <w:tc>
          <w:tcPr>
            <w:tcW w:w="3380" w:type="dxa"/>
            <w:tcBorders>
              <w:top w:val="nil"/>
              <w:left w:val="single" w:sz="4" w:space="0" w:color="auto"/>
              <w:bottom w:val="single" w:sz="4" w:space="0" w:color="auto"/>
              <w:right w:val="single" w:sz="4" w:space="0" w:color="auto"/>
            </w:tcBorders>
            <w:shd w:val="clear" w:color="000000" w:fill="BFBFBF"/>
            <w:noWrap/>
            <w:vAlign w:val="bottom"/>
            <w:hideMark/>
          </w:tcPr>
          <w:p w14:paraId="3E93C280"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SPH6</w:t>
            </w:r>
          </w:p>
        </w:tc>
        <w:tc>
          <w:tcPr>
            <w:tcW w:w="2020" w:type="dxa"/>
            <w:tcBorders>
              <w:top w:val="nil"/>
              <w:left w:val="nil"/>
              <w:bottom w:val="single" w:sz="4" w:space="0" w:color="auto"/>
              <w:right w:val="single" w:sz="4" w:space="0" w:color="auto"/>
            </w:tcBorders>
            <w:noWrap/>
            <w:vAlign w:val="bottom"/>
            <w:hideMark/>
          </w:tcPr>
          <w:p w14:paraId="45998EC7"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0.646</w:t>
            </w:r>
          </w:p>
        </w:tc>
        <w:tc>
          <w:tcPr>
            <w:tcW w:w="2200" w:type="dxa"/>
            <w:tcBorders>
              <w:top w:val="nil"/>
              <w:left w:val="nil"/>
              <w:bottom w:val="single" w:sz="4" w:space="0" w:color="auto"/>
              <w:right w:val="single" w:sz="4" w:space="0" w:color="auto"/>
            </w:tcBorders>
            <w:noWrap/>
            <w:vAlign w:val="bottom"/>
            <w:hideMark/>
          </w:tcPr>
          <w:p w14:paraId="2F073FD0"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0.384</w:t>
            </w:r>
          </w:p>
        </w:tc>
        <w:tc>
          <w:tcPr>
            <w:tcW w:w="2920" w:type="dxa"/>
            <w:tcBorders>
              <w:top w:val="nil"/>
              <w:left w:val="nil"/>
              <w:bottom w:val="single" w:sz="4" w:space="0" w:color="auto"/>
              <w:right w:val="single" w:sz="4" w:space="0" w:color="auto"/>
            </w:tcBorders>
            <w:noWrap/>
            <w:vAlign w:val="bottom"/>
            <w:hideMark/>
          </w:tcPr>
          <w:p w14:paraId="4427C808" w14:textId="77777777" w:rsidR="0014312F" w:rsidRPr="0014312F" w:rsidRDefault="0014312F" w:rsidP="0014312F">
            <w:pPr>
              <w:spacing w:after="0" w:line="240" w:lineRule="auto"/>
              <w:jc w:val="left"/>
              <w:rPr>
                <w:rFonts w:ascii="Calibri" w:eastAsia="Times New Roman" w:hAnsi="Calibri" w:cs="Calibri"/>
                <w:b/>
                <w:bCs/>
                <w:color w:val="000000"/>
                <w:sz w:val="22"/>
                <w:szCs w:val="22"/>
                <w14:ligatures w14:val="none"/>
              </w:rPr>
            </w:pPr>
            <w:r w:rsidRPr="0014312F">
              <w:rPr>
                <w:rFonts w:ascii="Calibri" w:eastAsia="Times New Roman" w:hAnsi="Calibri" w:cs="Calibri"/>
                <w:b/>
                <w:bCs/>
                <w:color w:val="000000"/>
                <w:sz w:val="22"/>
                <w:szCs w:val="22"/>
                <w14:ligatures w14:val="none"/>
              </w:rPr>
              <w:t>0.899</w:t>
            </w:r>
          </w:p>
        </w:tc>
      </w:tr>
    </w:tbl>
    <w:p w14:paraId="3E7E1D49" w14:textId="77777777" w:rsidR="007F329C" w:rsidRDefault="007F329C" w:rsidP="007F329C">
      <w:pPr>
        <w:pStyle w:val="ListParagraph"/>
        <w:rPr>
          <w:rFonts w:cs="Times New Roman"/>
          <w:b/>
          <w:bCs/>
          <w:i/>
          <w:iCs/>
          <w:lang w:val="sv-SE"/>
        </w:rPr>
      </w:pPr>
    </w:p>
    <w:p w14:paraId="053C85E1" w14:textId="2DBCC92A" w:rsidR="0014312F" w:rsidRDefault="00DE2FB1" w:rsidP="009623DA">
      <w:pPr>
        <w:pStyle w:val="ListParagraph"/>
        <w:numPr>
          <w:ilvl w:val="0"/>
          <w:numId w:val="16"/>
        </w:numPr>
        <w:rPr>
          <w:rFonts w:cs="Times New Roman"/>
          <w:b/>
          <w:bCs/>
          <w:i/>
          <w:iCs/>
          <w:lang w:val="sv-SE"/>
        </w:rPr>
      </w:pPr>
      <w:r>
        <w:rPr>
          <w:rFonts w:cs="Times New Roman"/>
          <w:b/>
          <w:bCs/>
          <w:i/>
          <w:iCs/>
          <w:lang w:val="sv-SE"/>
        </w:rPr>
        <w:t xml:space="preserve">Reliabilitas </w:t>
      </w:r>
      <w:r w:rsidR="00D53BE1">
        <w:rPr>
          <w:rFonts w:cs="Times New Roman"/>
          <w:b/>
          <w:bCs/>
          <w:i/>
          <w:iCs/>
          <w:lang w:val="sv-SE"/>
        </w:rPr>
        <w:t>K</w:t>
      </w:r>
      <w:r>
        <w:rPr>
          <w:rFonts w:cs="Times New Roman"/>
          <w:b/>
          <w:bCs/>
          <w:i/>
          <w:iCs/>
          <w:lang w:val="sv-SE"/>
        </w:rPr>
        <w:t>onstruk</w:t>
      </w:r>
    </w:p>
    <w:p w14:paraId="6E962240" w14:textId="4C4A6206" w:rsidR="00D53BE1" w:rsidRDefault="00A91FE7" w:rsidP="00A91FE7">
      <w:pPr>
        <w:pStyle w:val="ListParagraph"/>
        <w:numPr>
          <w:ilvl w:val="3"/>
          <w:numId w:val="1"/>
        </w:numPr>
        <w:rPr>
          <w:rFonts w:cs="Times New Roman"/>
          <w:b/>
          <w:bCs/>
          <w:i/>
          <w:iCs/>
          <w:lang w:val="sv-SE"/>
        </w:rPr>
      </w:pPr>
      <w:r>
        <w:rPr>
          <w:rFonts w:cs="Times New Roman"/>
          <w:b/>
          <w:bCs/>
          <w:i/>
          <w:iCs/>
          <w:lang w:val="sv-SE"/>
        </w:rPr>
        <w:t>composite reability(CR)</w:t>
      </w:r>
    </w:p>
    <w:tbl>
      <w:tblPr>
        <w:tblW w:w="5520" w:type="dxa"/>
        <w:jc w:val="center"/>
        <w:tblLook w:val="04A0" w:firstRow="1" w:lastRow="0" w:firstColumn="1" w:lastColumn="0" w:noHBand="0" w:noVBand="1"/>
      </w:tblPr>
      <w:tblGrid>
        <w:gridCol w:w="3260"/>
        <w:gridCol w:w="2260"/>
      </w:tblGrid>
      <w:tr w:rsidR="0028352C" w:rsidRPr="0028352C" w14:paraId="2C514850" w14:textId="77777777" w:rsidTr="007F329C">
        <w:trPr>
          <w:trHeight w:val="300"/>
          <w:jc w:val="center"/>
        </w:trPr>
        <w:tc>
          <w:tcPr>
            <w:tcW w:w="3260" w:type="dxa"/>
            <w:tcBorders>
              <w:top w:val="single" w:sz="4" w:space="0" w:color="auto"/>
              <w:left w:val="single" w:sz="4" w:space="0" w:color="auto"/>
              <w:bottom w:val="single" w:sz="4" w:space="0" w:color="auto"/>
              <w:right w:val="single" w:sz="4" w:space="0" w:color="auto"/>
            </w:tcBorders>
            <w:noWrap/>
            <w:vAlign w:val="bottom"/>
            <w:hideMark/>
          </w:tcPr>
          <w:p w14:paraId="4404473A" w14:textId="77777777" w:rsidR="0028352C" w:rsidRPr="0028352C" w:rsidRDefault="0028352C" w:rsidP="0028352C">
            <w:pPr>
              <w:spacing w:after="0" w:line="240" w:lineRule="auto"/>
              <w:jc w:val="left"/>
              <w:rPr>
                <w:rFonts w:eastAsia="Times New Roman" w:cs="Times New Roman"/>
                <w:color w:val="000000"/>
                <w:sz w:val="22"/>
                <w:szCs w:val="22"/>
                <w14:ligatures w14:val="none"/>
              </w:rPr>
            </w:pPr>
            <w:r w:rsidRPr="0028352C">
              <w:rPr>
                <w:rFonts w:eastAsia="Times New Roman" w:cs="Times New Roman"/>
                <w:color w:val="000000"/>
                <w:sz w:val="22"/>
                <w:szCs w:val="22"/>
                <w14:ligatures w14:val="none"/>
              </w:rPr>
              <w:t> </w:t>
            </w:r>
          </w:p>
        </w:tc>
        <w:tc>
          <w:tcPr>
            <w:tcW w:w="2260" w:type="dxa"/>
            <w:tcBorders>
              <w:top w:val="single" w:sz="4" w:space="0" w:color="auto"/>
              <w:left w:val="nil"/>
              <w:bottom w:val="single" w:sz="4" w:space="0" w:color="auto"/>
              <w:right w:val="single" w:sz="4" w:space="0" w:color="auto"/>
            </w:tcBorders>
            <w:shd w:val="clear" w:color="000000" w:fill="BFBFBF"/>
            <w:noWrap/>
            <w:vAlign w:val="bottom"/>
            <w:hideMark/>
          </w:tcPr>
          <w:p w14:paraId="732D4F8A" w14:textId="77777777" w:rsidR="0028352C" w:rsidRPr="0028352C" w:rsidRDefault="0028352C" w:rsidP="0028352C">
            <w:pPr>
              <w:spacing w:after="0" w:line="240" w:lineRule="auto"/>
              <w:jc w:val="left"/>
              <w:rPr>
                <w:rFonts w:eastAsia="Times New Roman" w:cs="Times New Roman"/>
                <w:b/>
                <w:bCs/>
                <w:color w:val="000000"/>
                <w:sz w:val="22"/>
                <w:szCs w:val="22"/>
                <w14:ligatures w14:val="none"/>
              </w:rPr>
            </w:pPr>
            <w:r w:rsidRPr="0028352C">
              <w:rPr>
                <w:rFonts w:eastAsia="Times New Roman" w:cs="Times New Roman"/>
                <w:b/>
                <w:bCs/>
                <w:color w:val="000000"/>
                <w:sz w:val="22"/>
                <w:szCs w:val="22"/>
                <w14:ligatures w14:val="none"/>
              </w:rPr>
              <w:t>Composite Reliability</w:t>
            </w:r>
          </w:p>
        </w:tc>
      </w:tr>
      <w:tr w:rsidR="0028352C" w:rsidRPr="0028352C" w14:paraId="2A671873"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454FDD2F" w14:textId="77777777" w:rsidR="0028352C" w:rsidRPr="0028352C" w:rsidRDefault="0028352C" w:rsidP="0028352C">
            <w:pPr>
              <w:spacing w:after="0" w:line="240" w:lineRule="auto"/>
              <w:jc w:val="left"/>
              <w:rPr>
                <w:rFonts w:eastAsia="Times New Roman" w:cs="Times New Roman"/>
                <w:b/>
                <w:bCs/>
                <w:color w:val="000000"/>
                <w:sz w:val="22"/>
                <w:szCs w:val="22"/>
                <w14:ligatures w14:val="none"/>
              </w:rPr>
            </w:pPr>
            <w:r w:rsidRPr="0028352C">
              <w:rPr>
                <w:rFonts w:eastAsia="Times New Roman" w:cs="Times New Roman"/>
                <w:b/>
                <w:bCs/>
                <w:color w:val="000000"/>
                <w:sz w:val="22"/>
                <w:szCs w:val="22"/>
                <w14:ligatures w14:val="none"/>
              </w:rPr>
              <w:t>Daya Saing Usaha (Y)</w:t>
            </w:r>
          </w:p>
        </w:tc>
        <w:tc>
          <w:tcPr>
            <w:tcW w:w="2260" w:type="dxa"/>
            <w:tcBorders>
              <w:top w:val="nil"/>
              <w:left w:val="nil"/>
              <w:bottom w:val="single" w:sz="4" w:space="0" w:color="auto"/>
              <w:right w:val="single" w:sz="4" w:space="0" w:color="auto"/>
            </w:tcBorders>
            <w:noWrap/>
            <w:vAlign w:val="bottom"/>
            <w:hideMark/>
          </w:tcPr>
          <w:p w14:paraId="23E52FCA" w14:textId="77777777" w:rsidR="0028352C" w:rsidRPr="0028352C" w:rsidRDefault="0028352C" w:rsidP="0028352C">
            <w:pPr>
              <w:spacing w:after="0" w:line="240" w:lineRule="auto"/>
              <w:jc w:val="left"/>
              <w:rPr>
                <w:rFonts w:eastAsia="Times New Roman" w:cs="Times New Roman"/>
                <w:b/>
                <w:bCs/>
                <w:color w:val="00B050"/>
                <w:sz w:val="22"/>
                <w:szCs w:val="22"/>
                <w14:ligatures w14:val="none"/>
              </w:rPr>
            </w:pPr>
            <w:r w:rsidRPr="0028352C">
              <w:rPr>
                <w:rFonts w:eastAsia="Times New Roman" w:cs="Times New Roman"/>
                <w:b/>
                <w:bCs/>
                <w:color w:val="00B050"/>
                <w:sz w:val="22"/>
                <w:szCs w:val="22"/>
                <w14:ligatures w14:val="none"/>
              </w:rPr>
              <w:t>0.877</w:t>
            </w:r>
          </w:p>
        </w:tc>
      </w:tr>
      <w:tr w:rsidR="0028352C" w:rsidRPr="0028352C" w14:paraId="6BDCF8F6"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5021B2DE" w14:textId="77777777" w:rsidR="0028352C" w:rsidRPr="0028352C" w:rsidRDefault="0028352C" w:rsidP="0028352C">
            <w:pPr>
              <w:spacing w:after="0" w:line="240" w:lineRule="auto"/>
              <w:jc w:val="left"/>
              <w:rPr>
                <w:rFonts w:eastAsia="Times New Roman" w:cs="Times New Roman"/>
                <w:b/>
                <w:bCs/>
                <w:color w:val="000000"/>
                <w:sz w:val="22"/>
                <w:szCs w:val="22"/>
                <w14:ligatures w14:val="none"/>
              </w:rPr>
            </w:pPr>
            <w:r w:rsidRPr="0028352C">
              <w:rPr>
                <w:rFonts w:eastAsia="Times New Roman" w:cs="Times New Roman"/>
                <w:b/>
                <w:bCs/>
                <w:color w:val="000000"/>
                <w:sz w:val="22"/>
                <w:szCs w:val="22"/>
                <w14:ligatures w14:val="none"/>
              </w:rPr>
              <w:t>Manajemen Mutu (X1)</w:t>
            </w:r>
          </w:p>
        </w:tc>
        <w:tc>
          <w:tcPr>
            <w:tcW w:w="2260" w:type="dxa"/>
            <w:tcBorders>
              <w:top w:val="nil"/>
              <w:left w:val="nil"/>
              <w:bottom w:val="single" w:sz="4" w:space="0" w:color="auto"/>
              <w:right w:val="single" w:sz="4" w:space="0" w:color="auto"/>
            </w:tcBorders>
            <w:shd w:val="clear" w:color="000000" w:fill="C6E0B4"/>
            <w:noWrap/>
            <w:vAlign w:val="bottom"/>
            <w:hideMark/>
          </w:tcPr>
          <w:p w14:paraId="37D7C63E" w14:textId="77777777" w:rsidR="0028352C" w:rsidRPr="0028352C" w:rsidRDefault="0028352C" w:rsidP="0028352C">
            <w:pPr>
              <w:spacing w:after="0" w:line="240" w:lineRule="auto"/>
              <w:jc w:val="left"/>
              <w:rPr>
                <w:rFonts w:eastAsia="Times New Roman" w:cs="Times New Roman"/>
                <w:b/>
                <w:bCs/>
                <w:color w:val="00B050"/>
                <w:sz w:val="22"/>
                <w:szCs w:val="22"/>
                <w14:ligatures w14:val="none"/>
              </w:rPr>
            </w:pPr>
            <w:r w:rsidRPr="0028352C">
              <w:rPr>
                <w:rFonts w:eastAsia="Times New Roman" w:cs="Times New Roman"/>
                <w:b/>
                <w:bCs/>
                <w:color w:val="00B050"/>
                <w:sz w:val="22"/>
                <w:szCs w:val="22"/>
                <w14:ligatures w14:val="none"/>
              </w:rPr>
              <w:t>0.907</w:t>
            </w:r>
          </w:p>
        </w:tc>
      </w:tr>
      <w:tr w:rsidR="0028352C" w:rsidRPr="0028352C" w14:paraId="4872EA8D"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1747D74D" w14:textId="77777777" w:rsidR="0028352C" w:rsidRPr="0028352C" w:rsidRDefault="0028352C" w:rsidP="0028352C">
            <w:pPr>
              <w:spacing w:after="0" w:line="240" w:lineRule="auto"/>
              <w:jc w:val="left"/>
              <w:rPr>
                <w:rFonts w:eastAsia="Times New Roman" w:cs="Times New Roman"/>
                <w:b/>
                <w:bCs/>
                <w:color w:val="000000"/>
                <w:sz w:val="22"/>
                <w:szCs w:val="22"/>
                <w14:ligatures w14:val="none"/>
              </w:rPr>
            </w:pPr>
            <w:r w:rsidRPr="0028352C">
              <w:rPr>
                <w:rFonts w:eastAsia="Times New Roman" w:cs="Times New Roman"/>
                <w:b/>
                <w:bCs/>
                <w:color w:val="000000"/>
                <w:sz w:val="22"/>
                <w:szCs w:val="22"/>
                <w14:ligatures w14:val="none"/>
              </w:rPr>
              <w:t xml:space="preserve">Strategi </w:t>
            </w:r>
            <w:proofErr w:type="spellStart"/>
            <w:r w:rsidRPr="0028352C">
              <w:rPr>
                <w:rFonts w:eastAsia="Times New Roman" w:cs="Times New Roman"/>
                <w:b/>
                <w:bCs/>
                <w:color w:val="000000"/>
                <w:sz w:val="22"/>
                <w:szCs w:val="22"/>
                <w14:ligatures w14:val="none"/>
              </w:rPr>
              <w:t>Penetapan</w:t>
            </w:r>
            <w:proofErr w:type="spellEnd"/>
            <w:r w:rsidRPr="0028352C">
              <w:rPr>
                <w:rFonts w:eastAsia="Times New Roman" w:cs="Times New Roman"/>
                <w:b/>
                <w:bCs/>
                <w:color w:val="000000"/>
                <w:sz w:val="22"/>
                <w:szCs w:val="22"/>
                <w14:ligatures w14:val="none"/>
              </w:rPr>
              <w:t xml:space="preserve"> Harga (X2)</w:t>
            </w:r>
          </w:p>
        </w:tc>
        <w:tc>
          <w:tcPr>
            <w:tcW w:w="2260" w:type="dxa"/>
            <w:tcBorders>
              <w:top w:val="nil"/>
              <w:left w:val="nil"/>
              <w:bottom w:val="single" w:sz="4" w:space="0" w:color="auto"/>
              <w:right w:val="single" w:sz="4" w:space="0" w:color="auto"/>
            </w:tcBorders>
            <w:noWrap/>
            <w:vAlign w:val="bottom"/>
            <w:hideMark/>
          </w:tcPr>
          <w:p w14:paraId="3A1B6809" w14:textId="77777777" w:rsidR="0028352C" w:rsidRPr="0028352C" w:rsidRDefault="0028352C" w:rsidP="0028352C">
            <w:pPr>
              <w:spacing w:after="0" w:line="240" w:lineRule="auto"/>
              <w:jc w:val="left"/>
              <w:rPr>
                <w:rFonts w:eastAsia="Times New Roman" w:cs="Times New Roman"/>
                <w:b/>
                <w:bCs/>
                <w:color w:val="00B050"/>
                <w:sz w:val="22"/>
                <w:szCs w:val="22"/>
                <w14:ligatures w14:val="none"/>
              </w:rPr>
            </w:pPr>
            <w:r w:rsidRPr="0028352C">
              <w:rPr>
                <w:rFonts w:eastAsia="Times New Roman" w:cs="Times New Roman"/>
                <w:b/>
                <w:bCs/>
                <w:color w:val="00B050"/>
                <w:sz w:val="22"/>
                <w:szCs w:val="22"/>
                <w14:ligatures w14:val="none"/>
              </w:rPr>
              <w:t>0.809</w:t>
            </w:r>
          </w:p>
        </w:tc>
      </w:tr>
    </w:tbl>
    <w:p w14:paraId="62009B15" w14:textId="502574ED" w:rsidR="00A91FE7" w:rsidRDefault="002B73DD" w:rsidP="0028352C">
      <w:pPr>
        <w:pStyle w:val="ListParagraph"/>
        <w:numPr>
          <w:ilvl w:val="3"/>
          <w:numId w:val="1"/>
        </w:numPr>
        <w:rPr>
          <w:rFonts w:cs="Times New Roman"/>
          <w:b/>
          <w:bCs/>
          <w:i/>
          <w:iCs/>
          <w:lang w:val="sv-SE"/>
        </w:rPr>
      </w:pPr>
      <w:r>
        <w:rPr>
          <w:rFonts w:cs="Times New Roman"/>
          <w:b/>
          <w:bCs/>
          <w:i/>
          <w:iCs/>
          <w:lang w:val="sv-SE"/>
        </w:rPr>
        <w:t>Cronbach’s Alpha</w:t>
      </w:r>
    </w:p>
    <w:tbl>
      <w:tblPr>
        <w:tblW w:w="5520" w:type="dxa"/>
        <w:jc w:val="center"/>
        <w:tblLook w:val="04A0" w:firstRow="1" w:lastRow="0" w:firstColumn="1" w:lastColumn="0" w:noHBand="0" w:noVBand="1"/>
      </w:tblPr>
      <w:tblGrid>
        <w:gridCol w:w="3260"/>
        <w:gridCol w:w="2260"/>
      </w:tblGrid>
      <w:tr w:rsidR="00B87756" w:rsidRPr="00B87756" w14:paraId="0B457797" w14:textId="77777777" w:rsidTr="007F329C">
        <w:trPr>
          <w:trHeight w:val="300"/>
          <w:jc w:val="center"/>
        </w:trPr>
        <w:tc>
          <w:tcPr>
            <w:tcW w:w="3260" w:type="dxa"/>
            <w:tcBorders>
              <w:top w:val="single" w:sz="4" w:space="0" w:color="auto"/>
              <w:left w:val="single" w:sz="4" w:space="0" w:color="auto"/>
              <w:bottom w:val="single" w:sz="4" w:space="0" w:color="auto"/>
              <w:right w:val="single" w:sz="4" w:space="0" w:color="auto"/>
            </w:tcBorders>
            <w:noWrap/>
            <w:vAlign w:val="bottom"/>
            <w:hideMark/>
          </w:tcPr>
          <w:p w14:paraId="528F04C0" w14:textId="77777777" w:rsidR="00B87756" w:rsidRPr="00B87756" w:rsidRDefault="00B87756" w:rsidP="00B87756">
            <w:pPr>
              <w:spacing w:after="0" w:line="240" w:lineRule="auto"/>
              <w:jc w:val="left"/>
              <w:rPr>
                <w:rFonts w:ascii="Calibri" w:eastAsia="Times New Roman" w:hAnsi="Calibri" w:cs="Calibri"/>
                <w:b/>
                <w:bCs/>
                <w:color w:val="000000"/>
                <w:sz w:val="22"/>
                <w:szCs w:val="22"/>
                <w14:ligatures w14:val="none"/>
              </w:rPr>
            </w:pPr>
            <w:r w:rsidRPr="00B87756">
              <w:rPr>
                <w:rFonts w:ascii="Calibri" w:eastAsia="Times New Roman" w:hAnsi="Calibri" w:cs="Calibri"/>
                <w:b/>
                <w:bCs/>
                <w:color w:val="000000"/>
                <w:sz w:val="22"/>
                <w:szCs w:val="22"/>
                <w14:ligatures w14:val="none"/>
              </w:rPr>
              <w:t> </w:t>
            </w:r>
          </w:p>
        </w:tc>
        <w:tc>
          <w:tcPr>
            <w:tcW w:w="2260" w:type="dxa"/>
            <w:tcBorders>
              <w:top w:val="single" w:sz="4" w:space="0" w:color="auto"/>
              <w:left w:val="nil"/>
              <w:bottom w:val="single" w:sz="4" w:space="0" w:color="auto"/>
              <w:right w:val="single" w:sz="4" w:space="0" w:color="auto"/>
            </w:tcBorders>
            <w:shd w:val="clear" w:color="000000" w:fill="BFBFBF"/>
            <w:noWrap/>
            <w:vAlign w:val="bottom"/>
            <w:hideMark/>
          </w:tcPr>
          <w:p w14:paraId="53B614B6" w14:textId="77777777" w:rsidR="00B87756" w:rsidRPr="00B87756" w:rsidRDefault="00B87756" w:rsidP="00B87756">
            <w:pPr>
              <w:spacing w:after="0" w:line="240" w:lineRule="auto"/>
              <w:jc w:val="left"/>
              <w:rPr>
                <w:rFonts w:ascii="Calibri" w:eastAsia="Times New Roman" w:hAnsi="Calibri" w:cs="Calibri"/>
                <w:b/>
                <w:bCs/>
                <w:color w:val="000000"/>
                <w:sz w:val="22"/>
                <w:szCs w:val="22"/>
                <w14:ligatures w14:val="none"/>
              </w:rPr>
            </w:pPr>
            <w:r w:rsidRPr="00B87756">
              <w:rPr>
                <w:rFonts w:ascii="Calibri" w:eastAsia="Times New Roman" w:hAnsi="Calibri" w:cs="Calibri"/>
                <w:b/>
                <w:bCs/>
                <w:color w:val="000000"/>
                <w:sz w:val="22"/>
                <w:szCs w:val="22"/>
                <w14:ligatures w14:val="none"/>
              </w:rPr>
              <w:t>Cronbach's Alpha</w:t>
            </w:r>
          </w:p>
        </w:tc>
      </w:tr>
      <w:tr w:rsidR="00B87756" w:rsidRPr="00B87756" w14:paraId="03A8AC84"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03099DCC" w14:textId="77777777" w:rsidR="00B87756" w:rsidRPr="00B87756" w:rsidRDefault="00B87756" w:rsidP="00B87756">
            <w:pPr>
              <w:spacing w:after="0" w:line="240" w:lineRule="auto"/>
              <w:jc w:val="left"/>
              <w:rPr>
                <w:rFonts w:ascii="Calibri" w:eastAsia="Times New Roman" w:hAnsi="Calibri" w:cs="Calibri"/>
                <w:b/>
                <w:bCs/>
                <w:color w:val="000000"/>
                <w:sz w:val="22"/>
                <w:szCs w:val="22"/>
                <w14:ligatures w14:val="none"/>
              </w:rPr>
            </w:pPr>
            <w:r w:rsidRPr="00B87756">
              <w:rPr>
                <w:rFonts w:ascii="Calibri" w:eastAsia="Times New Roman" w:hAnsi="Calibri" w:cs="Calibri"/>
                <w:b/>
                <w:bCs/>
                <w:color w:val="000000"/>
                <w:sz w:val="22"/>
                <w:szCs w:val="22"/>
                <w14:ligatures w14:val="none"/>
              </w:rPr>
              <w:t>Manajemen Mutu (X1)</w:t>
            </w:r>
          </w:p>
        </w:tc>
        <w:tc>
          <w:tcPr>
            <w:tcW w:w="2260" w:type="dxa"/>
            <w:tcBorders>
              <w:top w:val="nil"/>
              <w:left w:val="nil"/>
              <w:bottom w:val="single" w:sz="4" w:space="0" w:color="auto"/>
              <w:right w:val="single" w:sz="4" w:space="0" w:color="auto"/>
            </w:tcBorders>
            <w:noWrap/>
            <w:vAlign w:val="bottom"/>
            <w:hideMark/>
          </w:tcPr>
          <w:p w14:paraId="22F74898" w14:textId="77777777" w:rsidR="00B87756" w:rsidRPr="00B87756" w:rsidRDefault="00B87756" w:rsidP="00B87756">
            <w:pPr>
              <w:spacing w:after="0" w:line="240" w:lineRule="auto"/>
              <w:jc w:val="left"/>
              <w:rPr>
                <w:rFonts w:ascii="Calibri" w:eastAsia="Times New Roman" w:hAnsi="Calibri" w:cs="Calibri"/>
                <w:b/>
                <w:bCs/>
                <w:color w:val="00B050"/>
                <w:sz w:val="22"/>
                <w:szCs w:val="22"/>
                <w14:ligatures w14:val="none"/>
              </w:rPr>
            </w:pPr>
            <w:r w:rsidRPr="00B87756">
              <w:rPr>
                <w:rFonts w:ascii="Calibri" w:eastAsia="Times New Roman" w:hAnsi="Calibri" w:cs="Calibri"/>
                <w:b/>
                <w:bCs/>
                <w:color w:val="00B050"/>
                <w:sz w:val="22"/>
                <w:szCs w:val="22"/>
                <w14:ligatures w14:val="none"/>
              </w:rPr>
              <w:t>0.797</w:t>
            </w:r>
          </w:p>
        </w:tc>
      </w:tr>
      <w:tr w:rsidR="00B87756" w:rsidRPr="00B87756" w14:paraId="06C78027"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78EEFE65" w14:textId="77777777" w:rsidR="00B87756" w:rsidRPr="00B87756" w:rsidRDefault="00B87756" w:rsidP="00B87756">
            <w:pPr>
              <w:spacing w:after="0" w:line="240" w:lineRule="auto"/>
              <w:jc w:val="left"/>
              <w:rPr>
                <w:rFonts w:ascii="Calibri" w:eastAsia="Times New Roman" w:hAnsi="Calibri" w:cs="Calibri"/>
                <w:b/>
                <w:bCs/>
                <w:color w:val="000000"/>
                <w:sz w:val="22"/>
                <w:szCs w:val="22"/>
                <w14:ligatures w14:val="none"/>
              </w:rPr>
            </w:pPr>
            <w:r w:rsidRPr="00B87756">
              <w:rPr>
                <w:rFonts w:ascii="Calibri" w:eastAsia="Times New Roman" w:hAnsi="Calibri" w:cs="Calibri"/>
                <w:b/>
                <w:bCs/>
                <w:color w:val="000000"/>
                <w:sz w:val="22"/>
                <w:szCs w:val="22"/>
                <w14:ligatures w14:val="none"/>
              </w:rPr>
              <w:t>Daya Saing Usaha (Y)</w:t>
            </w:r>
          </w:p>
        </w:tc>
        <w:tc>
          <w:tcPr>
            <w:tcW w:w="2260" w:type="dxa"/>
            <w:tcBorders>
              <w:top w:val="nil"/>
              <w:left w:val="nil"/>
              <w:bottom w:val="single" w:sz="4" w:space="0" w:color="auto"/>
              <w:right w:val="single" w:sz="4" w:space="0" w:color="auto"/>
            </w:tcBorders>
            <w:noWrap/>
            <w:vAlign w:val="bottom"/>
            <w:hideMark/>
          </w:tcPr>
          <w:p w14:paraId="03A25C9C" w14:textId="77777777" w:rsidR="00B87756" w:rsidRPr="00B87756" w:rsidRDefault="00B87756" w:rsidP="00B87756">
            <w:pPr>
              <w:spacing w:after="0" w:line="240" w:lineRule="auto"/>
              <w:jc w:val="left"/>
              <w:rPr>
                <w:rFonts w:ascii="Calibri" w:eastAsia="Times New Roman" w:hAnsi="Calibri" w:cs="Calibri"/>
                <w:b/>
                <w:bCs/>
                <w:color w:val="00B050"/>
                <w:sz w:val="22"/>
                <w:szCs w:val="22"/>
                <w14:ligatures w14:val="none"/>
              </w:rPr>
            </w:pPr>
            <w:r w:rsidRPr="00B87756">
              <w:rPr>
                <w:rFonts w:ascii="Calibri" w:eastAsia="Times New Roman" w:hAnsi="Calibri" w:cs="Calibri"/>
                <w:b/>
                <w:bCs/>
                <w:color w:val="00B050"/>
                <w:sz w:val="22"/>
                <w:szCs w:val="22"/>
                <w14:ligatures w14:val="none"/>
              </w:rPr>
              <w:t>0.790</w:t>
            </w:r>
          </w:p>
        </w:tc>
      </w:tr>
      <w:tr w:rsidR="00B87756" w:rsidRPr="00B87756" w14:paraId="3B826C58" w14:textId="77777777" w:rsidTr="007F329C">
        <w:trPr>
          <w:trHeight w:val="300"/>
          <w:jc w:val="center"/>
        </w:trPr>
        <w:tc>
          <w:tcPr>
            <w:tcW w:w="3260" w:type="dxa"/>
            <w:tcBorders>
              <w:top w:val="nil"/>
              <w:left w:val="single" w:sz="4" w:space="0" w:color="auto"/>
              <w:bottom w:val="single" w:sz="4" w:space="0" w:color="auto"/>
              <w:right w:val="single" w:sz="4" w:space="0" w:color="auto"/>
            </w:tcBorders>
            <w:shd w:val="clear" w:color="000000" w:fill="BFBFBF"/>
            <w:noWrap/>
            <w:vAlign w:val="bottom"/>
            <w:hideMark/>
          </w:tcPr>
          <w:p w14:paraId="2E8C037A" w14:textId="77777777" w:rsidR="00B87756" w:rsidRPr="00B87756" w:rsidRDefault="00B87756" w:rsidP="00B87756">
            <w:pPr>
              <w:spacing w:after="0" w:line="240" w:lineRule="auto"/>
              <w:jc w:val="left"/>
              <w:rPr>
                <w:rFonts w:ascii="Calibri" w:eastAsia="Times New Roman" w:hAnsi="Calibri" w:cs="Calibri"/>
                <w:b/>
                <w:bCs/>
                <w:color w:val="000000"/>
                <w:sz w:val="22"/>
                <w:szCs w:val="22"/>
                <w14:ligatures w14:val="none"/>
              </w:rPr>
            </w:pPr>
            <w:r w:rsidRPr="00B87756">
              <w:rPr>
                <w:rFonts w:ascii="Calibri" w:eastAsia="Times New Roman" w:hAnsi="Calibri" w:cs="Calibri"/>
                <w:b/>
                <w:bCs/>
                <w:color w:val="000000"/>
                <w:sz w:val="22"/>
                <w:szCs w:val="22"/>
                <w14:ligatures w14:val="none"/>
              </w:rPr>
              <w:t xml:space="preserve">Strategi </w:t>
            </w:r>
            <w:proofErr w:type="spellStart"/>
            <w:r w:rsidRPr="00B87756">
              <w:rPr>
                <w:rFonts w:ascii="Calibri" w:eastAsia="Times New Roman" w:hAnsi="Calibri" w:cs="Calibri"/>
                <w:b/>
                <w:bCs/>
                <w:color w:val="000000"/>
                <w:sz w:val="22"/>
                <w:szCs w:val="22"/>
                <w14:ligatures w14:val="none"/>
              </w:rPr>
              <w:t>Penetapan</w:t>
            </w:r>
            <w:proofErr w:type="spellEnd"/>
            <w:r w:rsidRPr="00B87756">
              <w:rPr>
                <w:rFonts w:ascii="Calibri" w:eastAsia="Times New Roman" w:hAnsi="Calibri" w:cs="Calibri"/>
                <w:b/>
                <w:bCs/>
                <w:color w:val="000000"/>
                <w:sz w:val="22"/>
                <w:szCs w:val="22"/>
                <w14:ligatures w14:val="none"/>
              </w:rPr>
              <w:t xml:space="preserve"> Harga (X2)</w:t>
            </w:r>
          </w:p>
        </w:tc>
        <w:tc>
          <w:tcPr>
            <w:tcW w:w="2260" w:type="dxa"/>
            <w:tcBorders>
              <w:top w:val="nil"/>
              <w:left w:val="nil"/>
              <w:bottom w:val="single" w:sz="4" w:space="0" w:color="auto"/>
              <w:right w:val="single" w:sz="4" w:space="0" w:color="auto"/>
            </w:tcBorders>
            <w:noWrap/>
            <w:vAlign w:val="bottom"/>
            <w:hideMark/>
          </w:tcPr>
          <w:p w14:paraId="4C6E38B6" w14:textId="77777777" w:rsidR="00B87756" w:rsidRPr="00B87756" w:rsidRDefault="00B87756" w:rsidP="00B87756">
            <w:pPr>
              <w:spacing w:after="0" w:line="240" w:lineRule="auto"/>
              <w:jc w:val="left"/>
              <w:rPr>
                <w:rFonts w:ascii="Calibri" w:eastAsia="Times New Roman" w:hAnsi="Calibri" w:cs="Calibri"/>
                <w:b/>
                <w:bCs/>
                <w:color w:val="FF0000"/>
                <w:sz w:val="22"/>
                <w:szCs w:val="22"/>
                <w14:ligatures w14:val="none"/>
              </w:rPr>
            </w:pPr>
            <w:r w:rsidRPr="00B87756">
              <w:rPr>
                <w:rFonts w:ascii="Calibri" w:eastAsia="Times New Roman" w:hAnsi="Calibri" w:cs="Calibri"/>
                <w:b/>
                <w:bCs/>
                <w:color w:val="FF0000"/>
                <w:sz w:val="22"/>
                <w:szCs w:val="22"/>
                <w14:ligatures w14:val="none"/>
              </w:rPr>
              <w:t>0.549</w:t>
            </w:r>
          </w:p>
        </w:tc>
      </w:tr>
    </w:tbl>
    <w:p w14:paraId="00C5578F" w14:textId="77777777" w:rsidR="007F329C" w:rsidRDefault="007F329C" w:rsidP="007F329C">
      <w:pPr>
        <w:pStyle w:val="ListParagraph"/>
        <w:rPr>
          <w:rFonts w:cs="Times New Roman"/>
          <w:b/>
          <w:bCs/>
          <w:lang w:val="en-ID"/>
        </w:rPr>
      </w:pPr>
    </w:p>
    <w:p w14:paraId="50BFE47A" w14:textId="43A3DF96" w:rsidR="007F329C" w:rsidRPr="007F329C" w:rsidRDefault="00BA5E7A" w:rsidP="007F329C">
      <w:pPr>
        <w:pStyle w:val="ListParagraph"/>
        <w:numPr>
          <w:ilvl w:val="0"/>
          <w:numId w:val="16"/>
        </w:numPr>
        <w:rPr>
          <w:rFonts w:cs="Times New Roman"/>
          <w:b/>
          <w:bCs/>
          <w:lang w:val="en-ID"/>
        </w:rPr>
      </w:pPr>
      <w:proofErr w:type="spellStart"/>
      <w:r w:rsidRPr="007F329C">
        <w:rPr>
          <w:rFonts w:cs="Times New Roman"/>
          <w:b/>
          <w:bCs/>
          <w:lang w:val="en-ID"/>
        </w:rPr>
        <w:t>Evaluasi</w:t>
      </w:r>
      <w:proofErr w:type="spellEnd"/>
      <w:r w:rsidRPr="007F329C">
        <w:rPr>
          <w:rFonts w:cs="Times New Roman"/>
          <w:b/>
          <w:bCs/>
          <w:lang w:val="en-ID"/>
        </w:rPr>
        <w:t xml:space="preserve"> Model </w:t>
      </w:r>
      <w:proofErr w:type="spellStart"/>
      <w:r w:rsidRPr="007F329C">
        <w:rPr>
          <w:rFonts w:cs="Times New Roman"/>
          <w:b/>
          <w:bCs/>
          <w:lang w:val="en-ID"/>
        </w:rPr>
        <w:t>Struktural</w:t>
      </w:r>
      <w:proofErr w:type="spellEnd"/>
      <w:r w:rsidRPr="007F329C">
        <w:rPr>
          <w:rFonts w:cs="Times New Roman"/>
          <w:b/>
          <w:bCs/>
          <w:lang w:val="en-ID"/>
        </w:rPr>
        <w:t xml:space="preserve"> (Inner Model)</w:t>
      </w:r>
    </w:p>
    <w:p w14:paraId="7CD203D5" w14:textId="4BA89071" w:rsidR="00DE7B24" w:rsidRPr="00DE7B24" w:rsidRDefault="00DE7B24" w:rsidP="00DE7B24">
      <w:pPr>
        <w:pStyle w:val="ListParagraph"/>
        <w:numPr>
          <w:ilvl w:val="6"/>
          <w:numId w:val="1"/>
        </w:numPr>
        <w:rPr>
          <w:rFonts w:cs="Times New Roman"/>
          <w:b/>
          <w:bCs/>
          <w:lang w:val="en-ID"/>
        </w:rPr>
      </w:pPr>
      <w:r w:rsidRPr="00DE7B24">
        <w:rPr>
          <w:rFonts w:cs="Times New Roman"/>
          <w:b/>
          <w:bCs/>
          <w:lang w:val="en-ID"/>
        </w:rPr>
        <w:t xml:space="preserve">Nilai </w:t>
      </w:r>
      <w:r w:rsidRPr="007F329C">
        <w:rPr>
          <w:rFonts w:cs="Times New Roman"/>
          <w:b/>
          <w:bCs/>
          <w:i/>
          <w:iCs/>
          <w:lang w:val="en-ID"/>
        </w:rPr>
        <w:t>R Square</w:t>
      </w:r>
    </w:p>
    <w:tbl>
      <w:tblPr>
        <w:tblW w:w="3420" w:type="dxa"/>
        <w:jc w:val="center"/>
        <w:tblLook w:val="04A0" w:firstRow="1" w:lastRow="0" w:firstColumn="1" w:lastColumn="0" w:noHBand="0" w:noVBand="1"/>
      </w:tblPr>
      <w:tblGrid>
        <w:gridCol w:w="2360"/>
        <w:gridCol w:w="1060"/>
      </w:tblGrid>
      <w:tr w:rsidR="00DE7B24" w:rsidRPr="00DE7B24" w14:paraId="7299FEAE" w14:textId="77777777" w:rsidTr="007F329C">
        <w:trPr>
          <w:trHeight w:val="315"/>
          <w:jc w:val="center"/>
        </w:trPr>
        <w:tc>
          <w:tcPr>
            <w:tcW w:w="2360" w:type="dxa"/>
            <w:tcBorders>
              <w:top w:val="single" w:sz="4" w:space="0" w:color="auto"/>
              <w:left w:val="single" w:sz="4" w:space="0" w:color="auto"/>
              <w:bottom w:val="single" w:sz="4" w:space="0" w:color="auto"/>
              <w:right w:val="single" w:sz="4" w:space="0" w:color="auto"/>
            </w:tcBorders>
            <w:noWrap/>
            <w:vAlign w:val="bottom"/>
            <w:hideMark/>
          </w:tcPr>
          <w:p w14:paraId="7EE0F1E3"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060" w:type="dxa"/>
            <w:tcBorders>
              <w:top w:val="single" w:sz="4" w:space="0" w:color="auto"/>
              <w:left w:val="nil"/>
              <w:bottom w:val="single" w:sz="4" w:space="0" w:color="auto"/>
              <w:right w:val="single" w:sz="4" w:space="0" w:color="auto"/>
            </w:tcBorders>
            <w:shd w:val="clear" w:color="000000" w:fill="BFBFBF"/>
            <w:noWrap/>
            <w:vAlign w:val="bottom"/>
            <w:hideMark/>
          </w:tcPr>
          <w:p w14:paraId="16AC7F3D"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R Square</w:t>
            </w:r>
          </w:p>
        </w:tc>
      </w:tr>
      <w:tr w:rsidR="00DE7B24" w:rsidRPr="00DE7B24" w14:paraId="497063BC" w14:textId="77777777" w:rsidTr="007F329C">
        <w:trPr>
          <w:trHeight w:val="315"/>
          <w:jc w:val="center"/>
        </w:trPr>
        <w:tc>
          <w:tcPr>
            <w:tcW w:w="2360" w:type="dxa"/>
            <w:tcBorders>
              <w:top w:val="nil"/>
              <w:left w:val="single" w:sz="4" w:space="0" w:color="auto"/>
              <w:bottom w:val="single" w:sz="4" w:space="0" w:color="auto"/>
              <w:right w:val="single" w:sz="4" w:space="0" w:color="auto"/>
            </w:tcBorders>
            <w:noWrap/>
            <w:vAlign w:val="bottom"/>
            <w:hideMark/>
          </w:tcPr>
          <w:p w14:paraId="18CC49E8"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Daya Saing Usaha (Y)</w:t>
            </w:r>
          </w:p>
        </w:tc>
        <w:tc>
          <w:tcPr>
            <w:tcW w:w="1060" w:type="dxa"/>
            <w:tcBorders>
              <w:top w:val="nil"/>
              <w:left w:val="nil"/>
              <w:bottom w:val="single" w:sz="4" w:space="0" w:color="auto"/>
              <w:right w:val="single" w:sz="4" w:space="0" w:color="auto"/>
            </w:tcBorders>
            <w:noWrap/>
            <w:vAlign w:val="bottom"/>
            <w:hideMark/>
          </w:tcPr>
          <w:p w14:paraId="703C03F3" w14:textId="77777777" w:rsidR="00DE7B24" w:rsidRPr="00DE7B24" w:rsidRDefault="00DE7B24" w:rsidP="00DE7B24">
            <w:pPr>
              <w:spacing w:after="0" w:line="240" w:lineRule="auto"/>
              <w:jc w:val="left"/>
              <w:rPr>
                <w:rFonts w:eastAsia="Times New Roman" w:cs="Times New Roman"/>
                <w:b/>
                <w:bCs/>
                <w:color w:val="00B050"/>
                <w14:ligatures w14:val="none"/>
              </w:rPr>
            </w:pPr>
            <w:r w:rsidRPr="00DE7B24">
              <w:rPr>
                <w:rFonts w:eastAsia="Times New Roman" w:cs="Times New Roman"/>
                <w:b/>
                <w:bCs/>
                <w:color w:val="00B050"/>
                <w14:ligatures w14:val="none"/>
              </w:rPr>
              <w:t>0.475</w:t>
            </w:r>
          </w:p>
        </w:tc>
      </w:tr>
    </w:tbl>
    <w:p w14:paraId="4CE40019" w14:textId="55F91607" w:rsidR="002B73DD" w:rsidRPr="007F329C" w:rsidRDefault="00DE7B24" w:rsidP="007F329C">
      <w:pPr>
        <w:pStyle w:val="ListParagraph"/>
        <w:numPr>
          <w:ilvl w:val="6"/>
          <w:numId w:val="1"/>
        </w:numPr>
        <w:rPr>
          <w:rFonts w:cs="Times New Roman"/>
          <w:b/>
          <w:bCs/>
          <w:i/>
          <w:iCs/>
          <w:lang w:val="sv-SE"/>
        </w:rPr>
      </w:pPr>
      <w:r w:rsidRPr="007F329C">
        <w:rPr>
          <w:rFonts w:cs="Times New Roman"/>
          <w:b/>
          <w:bCs/>
          <w:i/>
          <w:iCs/>
          <w:lang w:val="en-ID"/>
        </w:rPr>
        <w:t>Path Coefficient</w:t>
      </w:r>
    </w:p>
    <w:tbl>
      <w:tblPr>
        <w:tblW w:w="8840" w:type="dxa"/>
        <w:jc w:val="center"/>
        <w:tblLook w:val="04A0" w:firstRow="1" w:lastRow="0" w:firstColumn="1" w:lastColumn="0" w:noHBand="0" w:noVBand="1"/>
      </w:tblPr>
      <w:tblGrid>
        <w:gridCol w:w="3280"/>
        <w:gridCol w:w="1840"/>
        <w:gridCol w:w="1740"/>
        <w:gridCol w:w="1980"/>
      </w:tblGrid>
      <w:tr w:rsidR="00DE7B24" w:rsidRPr="00DE7B24" w14:paraId="336359C0" w14:textId="77777777" w:rsidTr="007F329C">
        <w:trPr>
          <w:trHeight w:val="945"/>
          <w:jc w:val="center"/>
        </w:trPr>
        <w:tc>
          <w:tcPr>
            <w:tcW w:w="3280" w:type="dxa"/>
            <w:tcBorders>
              <w:top w:val="single" w:sz="4" w:space="0" w:color="auto"/>
              <w:left w:val="single" w:sz="4" w:space="0" w:color="auto"/>
              <w:bottom w:val="single" w:sz="4" w:space="0" w:color="auto"/>
              <w:right w:val="single" w:sz="4" w:space="0" w:color="auto"/>
            </w:tcBorders>
            <w:noWrap/>
            <w:vAlign w:val="center"/>
            <w:hideMark/>
          </w:tcPr>
          <w:p w14:paraId="54F6A760" w14:textId="77777777" w:rsidR="00DE7B24" w:rsidRPr="00DE7B24" w:rsidRDefault="00DE7B24" w:rsidP="00DE7B24">
            <w:pPr>
              <w:spacing w:after="0" w:line="240" w:lineRule="auto"/>
              <w:jc w:val="center"/>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840" w:type="dxa"/>
            <w:tcBorders>
              <w:top w:val="single" w:sz="4" w:space="0" w:color="auto"/>
              <w:left w:val="nil"/>
              <w:bottom w:val="single" w:sz="4" w:space="0" w:color="auto"/>
              <w:right w:val="single" w:sz="4" w:space="0" w:color="auto"/>
            </w:tcBorders>
            <w:shd w:val="clear" w:color="000000" w:fill="BFBFBF"/>
            <w:vAlign w:val="center"/>
            <w:hideMark/>
          </w:tcPr>
          <w:p w14:paraId="157FE1A6" w14:textId="77777777" w:rsidR="00DE7B24" w:rsidRPr="00DE7B24" w:rsidRDefault="00DE7B24" w:rsidP="00DE7B24">
            <w:pPr>
              <w:spacing w:after="0" w:line="240" w:lineRule="auto"/>
              <w:jc w:val="center"/>
              <w:rPr>
                <w:rFonts w:eastAsia="Times New Roman" w:cs="Times New Roman"/>
                <w:b/>
                <w:bCs/>
                <w:color w:val="000000"/>
                <w14:ligatures w14:val="none"/>
              </w:rPr>
            </w:pPr>
            <w:r w:rsidRPr="00DE7B24">
              <w:rPr>
                <w:rFonts w:eastAsia="Times New Roman" w:cs="Times New Roman"/>
                <w:b/>
                <w:bCs/>
                <w:color w:val="000000"/>
                <w14:ligatures w14:val="none"/>
              </w:rPr>
              <w:t>Daya Saing Usaha (Y)</w:t>
            </w:r>
          </w:p>
        </w:tc>
        <w:tc>
          <w:tcPr>
            <w:tcW w:w="1740" w:type="dxa"/>
            <w:tcBorders>
              <w:top w:val="single" w:sz="4" w:space="0" w:color="auto"/>
              <w:left w:val="nil"/>
              <w:bottom w:val="single" w:sz="4" w:space="0" w:color="auto"/>
              <w:right w:val="single" w:sz="4" w:space="0" w:color="auto"/>
            </w:tcBorders>
            <w:shd w:val="clear" w:color="000000" w:fill="BFBFBF"/>
            <w:vAlign w:val="center"/>
            <w:hideMark/>
          </w:tcPr>
          <w:p w14:paraId="660053A0" w14:textId="77777777" w:rsidR="00DE7B24" w:rsidRPr="00DE7B24" w:rsidRDefault="00DE7B24" w:rsidP="00DE7B24">
            <w:pPr>
              <w:spacing w:after="0" w:line="240" w:lineRule="auto"/>
              <w:jc w:val="center"/>
              <w:rPr>
                <w:rFonts w:eastAsia="Times New Roman" w:cs="Times New Roman"/>
                <w:b/>
                <w:bCs/>
                <w:color w:val="000000"/>
                <w14:ligatures w14:val="none"/>
              </w:rPr>
            </w:pPr>
            <w:r w:rsidRPr="00DE7B24">
              <w:rPr>
                <w:rFonts w:eastAsia="Times New Roman" w:cs="Times New Roman"/>
                <w:b/>
                <w:bCs/>
                <w:color w:val="000000"/>
                <w14:ligatures w14:val="none"/>
              </w:rPr>
              <w:t>Manajemen Mutu (X1)</w:t>
            </w:r>
          </w:p>
        </w:tc>
        <w:tc>
          <w:tcPr>
            <w:tcW w:w="1980" w:type="dxa"/>
            <w:tcBorders>
              <w:top w:val="single" w:sz="4" w:space="0" w:color="auto"/>
              <w:left w:val="nil"/>
              <w:bottom w:val="single" w:sz="4" w:space="0" w:color="auto"/>
              <w:right w:val="single" w:sz="4" w:space="0" w:color="auto"/>
            </w:tcBorders>
            <w:shd w:val="clear" w:color="000000" w:fill="BFBFBF"/>
            <w:vAlign w:val="center"/>
            <w:hideMark/>
          </w:tcPr>
          <w:p w14:paraId="3595156A" w14:textId="77777777" w:rsidR="00DE7B24" w:rsidRPr="00DE7B24" w:rsidRDefault="00DE7B24" w:rsidP="00DE7B24">
            <w:pPr>
              <w:spacing w:after="0" w:line="240" w:lineRule="auto"/>
              <w:jc w:val="center"/>
              <w:rPr>
                <w:rFonts w:eastAsia="Times New Roman" w:cs="Times New Roman"/>
                <w:b/>
                <w:bCs/>
                <w:color w:val="000000"/>
                <w14:ligatures w14:val="none"/>
              </w:rPr>
            </w:pPr>
            <w:r w:rsidRPr="00DE7B24">
              <w:rPr>
                <w:rFonts w:eastAsia="Times New Roman" w:cs="Times New Roman"/>
                <w:b/>
                <w:bCs/>
                <w:color w:val="000000"/>
                <w14:ligatures w14:val="none"/>
              </w:rPr>
              <w:t xml:space="preserve">Strategi </w:t>
            </w:r>
            <w:proofErr w:type="spellStart"/>
            <w:r w:rsidRPr="00DE7B24">
              <w:rPr>
                <w:rFonts w:eastAsia="Times New Roman" w:cs="Times New Roman"/>
                <w:b/>
                <w:bCs/>
                <w:color w:val="000000"/>
                <w14:ligatures w14:val="none"/>
              </w:rPr>
              <w:t>Penetapan</w:t>
            </w:r>
            <w:proofErr w:type="spellEnd"/>
            <w:r w:rsidRPr="00DE7B24">
              <w:rPr>
                <w:rFonts w:eastAsia="Times New Roman" w:cs="Times New Roman"/>
                <w:b/>
                <w:bCs/>
                <w:color w:val="000000"/>
                <w14:ligatures w14:val="none"/>
              </w:rPr>
              <w:t xml:space="preserve"> Harga (X2)</w:t>
            </w:r>
          </w:p>
        </w:tc>
      </w:tr>
      <w:tr w:rsidR="00DE7B24" w:rsidRPr="00DE7B24" w14:paraId="613830F7" w14:textId="77777777" w:rsidTr="007F329C">
        <w:trPr>
          <w:trHeight w:val="315"/>
          <w:jc w:val="center"/>
        </w:trPr>
        <w:tc>
          <w:tcPr>
            <w:tcW w:w="3280" w:type="dxa"/>
            <w:tcBorders>
              <w:top w:val="nil"/>
              <w:left w:val="single" w:sz="4" w:space="0" w:color="auto"/>
              <w:bottom w:val="single" w:sz="4" w:space="0" w:color="auto"/>
              <w:right w:val="single" w:sz="4" w:space="0" w:color="auto"/>
            </w:tcBorders>
            <w:shd w:val="clear" w:color="000000" w:fill="BFBFBF"/>
            <w:noWrap/>
            <w:vAlign w:val="bottom"/>
            <w:hideMark/>
          </w:tcPr>
          <w:p w14:paraId="0576F737"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Daya Saing Usaha (Y)</w:t>
            </w:r>
          </w:p>
        </w:tc>
        <w:tc>
          <w:tcPr>
            <w:tcW w:w="1840" w:type="dxa"/>
            <w:tcBorders>
              <w:top w:val="nil"/>
              <w:left w:val="nil"/>
              <w:bottom w:val="single" w:sz="4" w:space="0" w:color="auto"/>
              <w:right w:val="single" w:sz="4" w:space="0" w:color="auto"/>
            </w:tcBorders>
            <w:noWrap/>
            <w:vAlign w:val="center"/>
            <w:hideMark/>
          </w:tcPr>
          <w:p w14:paraId="3FF6B200" w14:textId="77777777" w:rsidR="00DE7B24" w:rsidRPr="00DE7B24" w:rsidRDefault="00DE7B24" w:rsidP="00DE7B24">
            <w:pPr>
              <w:spacing w:after="0" w:line="240" w:lineRule="auto"/>
              <w:jc w:val="right"/>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740" w:type="dxa"/>
            <w:tcBorders>
              <w:top w:val="nil"/>
              <w:left w:val="nil"/>
              <w:bottom w:val="single" w:sz="4" w:space="0" w:color="auto"/>
              <w:right w:val="single" w:sz="4" w:space="0" w:color="auto"/>
            </w:tcBorders>
            <w:noWrap/>
            <w:vAlign w:val="bottom"/>
            <w:hideMark/>
          </w:tcPr>
          <w:p w14:paraId="76178C9A"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980" w:type="dxa"/>
            <w:tcBorders>
              <w:top w:val="nil"/>
              <w:left w:val="nil"/>
              <w:bottom w:val="single" w:sz="4" w:space="0" w:color="auto"/>
              <w:right w:val="single" w:sz="4" w:space="0" w:color="auto"/>
            </w:tcBorders>
            <w:noWrap/>
            <w:vAlign w:val="bottom"/>
            <w:hideMark/>
          </w:tcPr>
          <w:p w14:paraId="0079F1A7"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r>
      <w:tr w:rsidR="00DE7B24" w:rsidRPr="00DE7B24" w14:paraId="353990FA" w14:textId="77777777" w:rsidTr="007F329C">
        <w:trPr>
          <w:trHeight w:val="315"/>
          <w:jc w:val="center"/>
        </w:trPr>
        <w:tc>
          <w:tcPr>
            <w:tcW w:w="3280" w:type="dxa"/>
            <w:tcBorders>
              <w:top w:val="nil"/>
              <w:left w:val="single" w:sz="4" w:space="0" w:color="auto"/>
              <w:bottom w:val="single" w:sz="4" w:space="0" w:color="auto"/>
              <w:right w:val="single" w:sz="4" w:space="0" w:color="auto"/>
            </w:tcBorders>
            <w:shd w:val="clear" w:color="000000" w:fill="BFBFBF"/>
            <w:noWrap/>
            <w:vAlign w:val="bottom"/>
            <w:hideMark/>
          </w:tcPr>
          <w:p w14:paraId="43BB4E65"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Manajemen Mutu (X1)</w:t>
            </w:r>
          </w:p>
        </w:tc>
        <w:tc>
          <w:tcPr>
            <w:tcW w:w="1840" w:type="dxa"/>
            <w:tcBorders>
              <w:top w:val="nil"/>
              <w:left w:val="nil"/>
              <w:bottom w:val="single" w:sz="4" w:space="0" w:color="auto"/>
              <w:right w:val="single" w:sz="4" w:space="0" w:color="auto"/>
            </w:tcBorders>
            <w:shd w:val="clear" w:color="000000" w:fill="A9D08E"/>
            <w:noWrap/>
            <w:vAlign w:val="center"/>
            <w:hideMark/>
          </w:tcPr>
          <w:p w14:paraId="03BB55C2" w14:textId="77777777" w:rsidR="00DE7B24" w:rsidRPr="00DE7B24" w:rsidRDefault="00DE7B24" w:rsidP="00DE7B24">
            <w:pPr>
              <w:spacing w:after="0" w:line="240" w:lineRule="auto"/>
              <w:jc w:val="right"/>
              <w:rPr>
                <w:rFonts w:eastAsia="Times New Roman" w:cs="Times New Roman"/>
                <w:b/>
                <w:bCs/>
                <w:color w:val="000000"/>
                <w14:ligatures w14:val="none"/>
              </w:rPr>
            </w:pPr>
            <w:r w:rsidRPr="00DE7B24">
              <w:rPr>
                <w:rFonts w:eastAsia="Times New Roman" w:cs="Times New Roman"/>
                <w:b/>
                <w:bCs/>
                <w:color w:val="000000"/>
                <w14:ligatures w14:val="none"/>
              </w:rPr>
              <w:t>0.217</w:t>
            </w:r>
          </w:p>
        </w:tc>
        <w:tc>
          <w:tcPr>
            <w:tcW w:w="1740" w:type="dxa"/>
            <w:tcBorders>
              <w:top w:val="nil"/>
              <w:left w:val="nil"/>
              <w:bottom w:val="single" w:sz="4" w:space="0" w:color="auto"/>
              <w:right w:val="single" w:sz="4" w:space="0" w:color="auto"/>
            </w:tcBorders>
            <w:shd w:val="clear" w:color="000000" w:fill="A9D08E"/>
            <w:noWrap/>
            <w:vAlign w:val="bottom"/>
            <w:hideMark/>
          </w:tcPr>
          <w:p w14:paraId="44D59784"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980" w:type="dxa"/>
            <w:tcBorders>
              <w:top w:val="nil"/>
              <w:left w:val="nil"/>
              <w:bottom w:val="single" w:sz="4" w:space="0" w:color="auto"/>
              <w:right w:val="single" w:sz="4" w:space="0" w:color="auto"/>
            </w:tcBorders>
            <w:shd w:val="clear" w:color="000000" w:fill="A9D08E"/>
            <w:noWrap/>
            <w:vAlign w:val="bottom"/>
            <w:hideMark/>
          </w:tcPr>
          <w:p w14:paraId="51228AF4"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r>
      <w:tr w:rsidR="00DE7B24" w:rsidRPr="00DE7B24" w14:paraId="03A56F28" w14:textId="77777777" w:rsidTr="007F329C">
        <w:trPr>
          <w:trHeight w:val="315"/>
          <w:jc w:val="center"/>
        </w:trPr>
        <w:tc>
          <w:tcPr>
            <w:tcW w:w="3280" w:type="dxa"/>
            <w:tcBorders>
              <w:top w:val="nil"/>
              <w:left w:val="single" w:sz="4" w:space="0" w:color="auto"/>
              <w:bottom w:val="single" w:sz="4" w:space="0" w:color="auto"/>
              <w:right w:val="single" w:sz="4" w:space="0" w:color="auto"/>
            </w:tcBorders>
            <w:shd w:val="clear" w:color="000000" w:fill="BFBFBF"/>
            <w:noWrap/>
            <w:vAlign w:val="bottom"/>
            <w:hideMark/>
          </w:tcPr>
          <w:p w14:paraId="7C7B9498"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xml:space="preserve">Strategi </w:t>
            </w:r>
            <w:proofErr w:type="spellStart"/>
            <w:r w:rsidRPr="00DE7B24">
              <w:rPr>
                <w:rFonts w:eastAsia="Times New Roman" w:cs="Times New Roman"/>
                <w:b/>
                <w:bCs/>
                <w:color w:val="000000"/>
                <w14:ligatures w14:val="none"/>
              </w:rPr>
              <w:t>Penetapan</w:t>
            </w:r>
            <w:proofErr w:type="spellEnd"/>
            <w:r w:rsidRPr="00DE7B24">
              <w:rPr>
                <w:rFonts w:eastAsia="Times New Roman" w:cs="Times New Roman"/>
                <w:b/>
                <w:bCs/>
                <w:color w:val="000000"/>
                <w14:ligatures w14:val="none"/>
              </w:rPr>
              <w:t xml:space="preserve"> Harga (X2)</w:t>
            </w:r>
          </w:p>
        </w:tc>
        <w:tc>
          <w:tcPr>
            <w:tcW w:w="1840" w:type="dxa"/>
            <w:tcBorders>
              <w:top w:val="nil"/>
              <w:left w:val="nil"/>
              <w:bottom w:val="single" w:sz="4" w:space="0" w:color="auto"/>
              <w:right w:val="single" w:sz="4" w:space="0" w:color="auto"/>
            </w:tcBorders>
            <w:noWrap/>
            <w:vAlign w:val="center"/>
            <w:hideMark/>
          </w:tcPr>
          <w:p w14:paraId="2C0079E4" w14:textId="77777777" w:rsidR="00DE7B24" w:rsidRPr="00DE7B24" w:rsidRDefault="00DE7B24" w:rsidP="00DE7B24">
            <w:pPr>
              <w:spacing w:after="0" w:line="240" w:lineRule="auto"/>
              <w:jc w:val="right"/>
              <w:rPr>
                <w:rFonts w:eastAsia="Times New Roman" w:cs="Times New Roman"/>
                <w:b/>
                <w:bCs/>
                <w:color w:val="000000"/>
                <w14:ligatures w14:val="none"/>
              </w:rPr>
            </w:pPr>
            <w:r w:rsidRPr="00DE7B24">
              <w:rPr>
                <w:rFonts w:eastAsia="Times New Roman" w:cs="Times New Roman"/>
                <w:b/>
                <w:bCs/>
                <w:color w:val="000000"/>
                <w14:ligatures w14:val="none"/>
              </w:rPr>
              <w:t>0.546</w:t>
            </w:r>
          </w:p>
        </w:tc>
        <w:tc>
          <w:tcPr>
            <w:tcW w:w="1740" w:type="dxa"/>
            <w:tcBorders>
              <w:top w:val="nil"/>
              <w:left w:val="nil"/>
              <w:bottom w:val="single" w:sz="4" w:space="0" w:color="auto"/>
              <w:right w:val="single" w:sz="4" w:space="0" w:color="auto"/>
            </w:tcBorders>
            <w:noWrap/>
            <w:vAlign w:val="bottom"/>
            <w:hideMark/>
          </w:tcPr>
          <w:p w14:paraId="2950DE3F"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c>
          <w:tcPr>
            <w:tcW w:w="1980" w:type="dxa"/>
            <w:tcBorders>
              <w:top w:val="nil"/>
              <w:left w:val="nil"/>
              <w:bottom w:val="single" w:sz="4" w:space="0" w:color="auto"/>
              <w:right w:val="single" w:sz="4" w:space="0" w:color="auto"/>
            </w:tcBorders>
            <w:noWrap/>
            <w:vAlign w:val="bottom"/>
            <w:hideMark/>
          </w:tcPr>
          <w:p w14:paraId="1E6AD621" w14:textId="77777777" w:rsidR="00DE7B24" w:rsidRPr="00DE7B24" w:rsidRDefault="00DE7B24" w:rsidP="00DE7B24">
            <w:pPr>
              <w:spacing w:after="0" w:line="240" w:lineRule="auto"/>
              <w:jc w:val="left"/>
              <w:rPr>
                <w:rFonts w:eastAsia="Times New Roman" w:cs="Times New Roman"/>
                <w:b/>
                <w:bCs/>
                <w:color w:val="000000"/>
                <w14:ligatures w14:val="none"/>
              </w:rPr>
            </w:pPr>
            <w:r w:rsidRPr="00DE7B24">
              <w:rPr>
                <w:rFonts w:eastAsia="Times New Roman" w:cs="Times New Roman"/>
                <w:b/>
                <w:bCs/>
                <w:color w:val="000000"/>
                <w14:ligatures w14:val="none"/>
              </w:rPr>
              <w:t> </w:t>
            </w:r>
          </w:p>
        </w:tc>
      </w:tr>
    </w:tbl>
    <w:p w14:paraId="546D48A8" w14:textId="77777777" w:rsidR="00747877" w:rsidRDefault="00747877" w:rsidP="00747877">
      <w:pPr>
        <w:pStyle w:val="ListParagraph"/>
        <w:rPr>
          <w:rFonts w:cs="Times New Roman"/>
          <w:lang w:val="en-ID"/>
        </w:rPr>
      </w:pPr>
    </w:p>
    <w:p w14:paraId="50FF82D5" w14:textId="77777777" w:rsidR="00747877" w:rsidRDefault="00747877">
      <w:pPr>
        <w:jc w:val="left"/>
        <w:rPr>
          <w:rFonts w:cs="Times New Roman"/>
          <w:lang w:val="en-ID"/>
        </w:rPr>
      </w:pPr>
      <w:r>
        <w:rPr>
          <w:rFonts w:cs="Times New Roman"/>
          <w:lang w:val="en-ID"/>
        </w:rPr>
        <w:br w:type="page"/>
      </w:r>
    </w:p>
    <w:p w14:paraId="79CFBD4F" w14:textId="253CCE27" w:rsidR="00DE7B24" w:rsidRPr="007F329C" w:rsidRDefault="00DE7B24" w:rsidP="007F329C">
      <w:pPr>
        <w:pStyle w:val="ListParagraph"/>
        <w:numPr>
          <w:ilvl w:val="3"/>
          <w:numId w:val="1"/>
        </w:numPr>
        <w:rPr>
          <w:rFonts w:cs="Times New Roman"/>
          <w:b/>
          <w:bCs/>
          <w:i/>
          <w:iCs/>
          <w:lang w:val="sv-SE"/>
        </w:rPr>
      </w:pPr>
      <w:r w:rsidRPr="007F329C">
        <w:rPr>
          <w:rFonts w:cs="Times New Roman"/>
          <w:b/>
          <w:bCs/>
          <w:i/>
          <w:iCs/>
          <w:lang w:val="en-ID"/>
        </w:rPr>
        <w:lastRenderedPageBreak/>
        <w:t>Effect Size (f²)</w:t>
      </w:r>
    </w:p>
    <w:tbl>
      <w:tblPr>
        <w:tblW w:w="9680" w:type="dxa"/>
        <w:tblLook w:val="04A0" w:firstRow="1" w:lastRow="0" w:firstColumn="1" w:lastColumn="0" w:noHBand="0" w:noVBand="1"/>
      </w:tblPr>
      <w:tblGrid>
        <w:gridCol w:w="3280"/>
        <w:gridCol w:w="2020"/>
        <w:gridCol w:w="2200"/>
        <w:gridCol w:w="2180"/>
      </w:tblGrid>
      <w:tr w:rsidR="00747877" w:rsidRPr="00747877" w14:paraId="4A16521E" w14:textId="77777777" w:rsidTr="00747877">
        <w:trPr>
          <w:trHeight w:val="945"/>
        </w:trPr>
        <w:tc>
          <w:tcPr>
            <w:tcW w:w="3280" w:type="dxa"/>
            <w:tcBorders>
              <w:top w:val="single" w:sz="4" w:space="0" w:color="auto"/>
              <w:left w:val="single" w:sz="4" w:space="0" w:color="auto"/>
              <w:bottom w:val="single" w:sz="4" w:space="0" w:color="auto"/>
              <w:right w:val="single" w:sz="4" w:space="0" w:color="auto"/>
            </w:tcBorders>
            <w:vAlign w:val="bottom"/>
            <w:hideMark/>
          </w:tcPr>
          <w:p w14:paraId="74110E70"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c>
          <w:tcPr>
            <w:tcW w:w="2020" w:type="dxa"/>
            <w:tcBorders>
              <w:top w:val="single" w:sz="4" w:space="0" w:color="auto"/>
              <w:left w:val="nil"/>
              <w:bottom w:val="single" w:sz="4" w:space="0" w:color="auto"/>
              <w:right w:val="single" w:sz="4" w:space="0" w:color="auto"/>
            </w:tcBorders>
            <w:shd w:val="clear" w:color="000000" w:fill="A6A6A6"/>
            <w:vAlign w:val="center"/>
            <w:hideMark/>
          </w:tcPr>
          <w:p w14:paraId="4D63CDF5" w14:textId="77777777" w:rsidR="00747877" w:rsidRPr="00747877" w:rsidRDefault="00747877" w:rsidP="00747877">
            <w:pPr>
              <w:spacing w:after="0" w:line="240" w:lineRule="auto"/>
              <w:jc w:val="center"/>
              <w:rPr>
                <w:rFonts w:eastAsia="Times New Roman" w:cs="Times New Roman"/>
                <w:b/>
                <w:bCs/>
                <w:color w:val="000000"/>
                <w14:ligatures w14:val="none"/>
              </w:rPr>
            </w:pPr>
            <w:r w:rsidRPr="00747877">
              <w:rPr>
                <w:rFonts w:eastAsia="Times New Roman" w:cs="Times New Roman"/>
                <w:b/>
                <w:bCs/>
                <w:color w:val="000000"/>
                <w14:ligatures w14:val="none"/>
              </w:rPr>
              <w:t>Daya Saing Usaha (Y)</w:t>
            </w:r>
          </w:p>
        </w:tc>
        <w:tc>
          <w:tcPr>
            <w:tcW w:w="2200" w:type="dxa"/>
            <w:tcBorders>
              <w:top w:val="single" w:sz="4" w:space="0" w:color="auto"/>
              <w:left w:val="nil"/>
              <w:bottom w:val="single" w:sz="4" w:space="0" w:color="auto"/>
              <w:right w:val="single" w:sz="4" w:space="0" w:color="auto"/>
            </w:tcBorders>
            <w:shd w:val="clear" w:color="000000" w:fill="A6A6A6"/>
            <w:vAlign w:val="center"/>
            <w:hideMark/>
          </w:tcPr>
          <w:p w14:paraId="08E0FFCE" w14:textId="77777777" w:rsidR="00747877" w:rsidRPr="00747877" w:rsidRDefault="00747877" w:rsidP="00747877">
            <w:pPr>
              <w:spacing w:after="0" w:line="240" w:lineRule="auto"/>
              <w:jc w:val="center"/>
              <w:rPr>
                <w:rFonts w:eastAsia="Times New Roman" w:cs="Times New Roman"/>
                <w:b/>
                <w:bCs/>
                <w:color w:val="000000"/>
                <w14:ligatures w14:val="none"/>
              </w:rPr>
            </w:pPr>
            <w:r w:rsidRPr="00747877">
              <w:rPr>
                <w:rFonts w:eastAsia="Times New Roman" w:cs="Times New Roman"/>
                <w:b/>
                <w:bCs/>
                <w:color w:val="000000"/>
                <w14:ligatures w14:val="none"/>
              </w:rPr>
              <w:t>Manajemen Mutu (X1)</w:t>
            </w:r>
          </w:p>
        </w:tc>
        <w:tc>
          <w:tcPr>
            <w:tcW w:w="2180" w:type="dxa"/>
            <w:tcBorders>
              <w:top w:val="single" w:sz="4" w:space="0" w:color="auto"/>
              <w:left w:val="nil"/>
              <w:bottom w:val="single" w:sz="4" w:space="0" w:color="auto"/>
              <w:right w:val="single" w:sz="4" w:space="0" w:color="auto"/>
            </w:tcBorders>
            <w:shd w:val="clear" w:color="000000" w:fill="A6A6A6"/>
            <w:vAlign w:val="center"/>
            <w:hideMark/>
          </w:tcPr>
          <w:p w14:paraId="3AC24679" w14:textId="77777777" w:rsidR="00747877" w:rsidRPr="00747877" w:rsidRDefault="00747877" w:rsidP="00747877">
            <w:pPr>
              <w:spacing w:after="0" w:line="240" w:lineRule="auto"/>
              <w:jc w:val="center"/>
              <w:rPr>
                <w:rFonts w:eastAsia="Times New Roman" w:cs="Times New Roman"/>
                <w:b/>
                <w:bCs/>
                <w:color w:val="000000"/>
                <w14:ligatures w14:val="none"/>
              </w:rPr>
            </w:pPr>
            <w:r w:rsidRPr="00747877">
              <w:rPr>
                <w:rFonts w:eastAsia="Times New Roman" w:cs="Times New Roman"/>
                <w:b/>
                <w:bCs/>
                <w:color w:val="000000"/>
                <w14:ligatures w14:val="none"/>
              </w:rPr>
              <w:t xml:space="preserve">Strategi </w:t>
            </w:r>
            <w:proofErr w:type="spellStart"/>
            <w:r w:rsidRPr="00747877">
              <w:rPr>
                <w:rFonts w:eastAsia="Times New Roman" w:cs="Times New Roman"/>
                <w:b/>
                <w:bCs/>
                <w:color w:val="000000"/>
                <w14:ligatures w14:val="none"/>
              </w:rPr>
              <w:t>Penetapan</w:t>
            </w:r>
            <w:proofErr w:type="spellEnd"/>
            <w:r w:rsidRPr="00747877">
              <w:rPr>
                <w:rFonts w:eastAsia="Times New Roman" w:cs="Times New Roman"/>
                <w:b/>
                <w:bCs/>
                <w:color w:val="000000"/>
                <w14:ligatures w14:val="none"/>
              </w:rPr>
              <w:t xml:space="preserve"> Harga (X2)</w:t>
            </w:r>
          </w:p>
        </w:tc>
      </w:tr>
      <w:tr w:rsidR="00747877" w:rsidRPr="00747877" w14:paraId="403B2081" w14:textId="77777777" w:rsidTr="00747877">
        <w:trPr>
          <w:trHeight w:val="315"/>
        </w:trPr>
        <w:tc>
          <w:tcPr>
            <w:tcW w:w="3280" w:type="dxa"/>
            <w:tcBorders>
              <w:top w:val="nil"/>
              <w:left w:val="single" w:sz="4" w:space="0" w:color="auto"/>
              <w:bottom w:val="single" w:sz="4" w:space="0" w:color="auto"/>
              <w:right w:val="single" w:sz="4" w:space="0" w:color="auto"/>
            </w:tcBorders>
            <w:shd w:val="clear" w:color="000000" w:fill="A6A6A6"/>
            <w:vAlign w:val="bottom"/>
            <w:hideMark/>
          </w:tcPr>
          <w:p w14:paraId="555931A6"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Daya Saing Usaha (Y)</w:t>
            </w:r>
          </w:p>
        </w:tc>
        <w:tc>
          <w:tcPr>
            <w:tcW w:w="2020" w:type="dxa"/>
            <w:tcBorders>
              <w:top w:val="nil"/>
              <w:left w:val="nil"/>
              <w:bottom w:val="single" w:sz="4" w:space="0" w:color="auto"/>
              <w:right w:val="single" w:sz="4" w:space="0" w:color="auto"/>
            </w:tcBorders>
            <w:vAlign w:val="bottom"/>
            <w:hideMark/>
          </w:tcPr>
          <w:p w14:paraId="59D28498"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c>
          <w:tcPr>
            <w:tcW w:w="2200" w:type="dxa"/>
            <w:tcBorders>
              <w:top w:val="nil"/>
              <w:left w:val="nil"/>
              <w:bottom w:val="single" w:sz="4" w:space="0" w:color="auto"/>
              <w:right w:val="single" w:sz="4" w:space="0" w:color="auto"/>
            </w:tcBorders>
            <w:vAlign w:val="bottom"/>
            <w:hideMark/>
          </w:tcPr>
          <w:p w14:paraId="7C35AC82"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c>
          <w:tcPr>
            <w:tcW w:w="2180" w:type="dxa"/>
            <w:tcBorders>
              <w:top w:val="nil"/>
              <w:left w:val="nil"/>
              <w:bottom w:val="single" w:sz="4" w:space="0" w:color="auto"/>
              <w:right w:val="single" w:sz="4" w:space="0" w:color="auto"/>
            </w:tcBorders>
            <w:vAlign w:val="bottom"/>
            <w:hideMark/>
          </w:tcPr>
          <w:p w14:paraId="3227E9A5"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r>
      <w:tr w:rsidR="00747877" w:rsidRPr="00747877" w14:paraId="1065B87A" w14:textId="77777777" w:rsidTr="00747877">
        <w:trPr>
          <w:trHeight w:val="315"/>
        </w:trPr>
        <w:tc>
          <w:tcPr>
            <w:tcW w:w="3280" w:type="dxa"/>
            <w:tcBorders>
              <w:top w:val="nil"/>
              <w:left w:val="single" w:sz="4" w:space="0" w:color="auto"/>
              <w:bottom w:val="single" w:sz="4" w:space="0" w:color="auto"/>
              <w:right w:val="single" w:sz="4" w:space="0" w:color="auto"/>
            </w:tcBorders>
            <w:shd w:val="clear" w:color="000000" w:fill="A6A6A6"/>
            <w:vAlign w:val="bottom"/>
            <w:hideMark/>
          </w:tcPr>
          <w:p w14:paraId="375ACC3B"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Manajemen Mutu (X1)</w:t>
            </w:r>
          </w:p>
        </w:tc>
        <w:tc>
          <w:tcPr>
            <w:tcW w:w="2020" w:type="dxa"/>
            <w:tcBorders>
              <w:top w:val="nil"/>
              <w:left w:val="nil"/>
              <w:bottom w:val="single" w:sz="4" w:space="0" w:color="auto"/>
              <w:right w:val="single" w:sz="4" w:space="0" w:color="auto"/>
            </w:tcBorders>
            <w:shd w:val="clear" w:color="000000" w:fill="A9D08E"/>
            <w:vAlign w:val="bottom"/>
            <w:hideMark/>
          </w:tcPr>
          <w:p w14:paraId="3159C555"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0.063</w:t>
            </w:r>
          </w:p>
        </w:tc>
        <w:tc>
          <w:tcPr>
            <w:tcW w:w="2200" w:type="dxa"/>
            <w:tcBorders>
              <w:top w:val="nil"/>
              <w:left w:val="nil"/>
              <w:bottom w:val="single" w:sz="4" w:space="0" w:color="auto"/>
              <w:right w:val="single" w:sz="4" w:space="0" w:color="auto"/>
            </w:tcBorders>
            <w:shd w:val="clear" w:color="000000" w:fill="A9D08E"/>
            <w:vAlign w:val="bottom"/>
            <w:hideMark/>
          </w:tcPr>
          <w:p w14:paraId="5BF415CF"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c>
          <w:tcPr>
            <w:tcW w:w="2180" w:type="dxa"/>
            <w:tcBorders>
              <w:top w:val="nil"/>
              <w:left w:val="nil"/>
              <w:bottom w:val="single" w:sz="4" w:space="0" w:color="auto"/>
              <w:right w:val="single" w:sz="4" w:space="0" w:color="auto"/>
            </w:tcBorders>
            <w:shd w:val="clear" w:color="000000" w:fill="A9D08E"/>
            <w:vAlign w:val="bottom"/>
            <w:hideMark/>
          </w:tcPr>
          <w:p w14:paraId="3DF58E6D"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r>
      <w:tr w:rsidR="00747877" w:rsidRPr="00747877" w14:paraId="7D96C706" w14:textId="77777777" w:rsidTr="00747877">
        <w:trPr>
          <w:trHeight w:val="315"/>
        </w:trPr>
        <w:tc>
          <w:tcPr>
            <w:tcW w:w="3280" w:type="dxa"/>
            <w:tcBorders>
              <w:top w:val="nil"/>
              <w:left w:val="single" w:sz="4" w:space="0" w:color="auto"/>
              <w:bottom w:val="single" w:sz="4" w:space="0" w:color="auto"/>
              <w:right w:val="single" w:sz="4" w:space="0" w:color="auto"/>
            </w:tcBorders>
            <w:shd w:val="clear" w:color="000000" w:fill="A6A6A6"/>
            <w:vAlign w:val="bottom"/>
            <w:hideMark/>
          </w:tcPr>
          <w:p w14:paraId="2962E1BC"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xml:space="preserve">Strategi </w:t>
            </w:r>
            <w:proofErr w:type="spellStart"/>
            <w:r w:rsidRPr="00747877">
              <w:rPr>
                <w:rFonts w:eastAsia="Times New Roman" w:cs="Times New Roman"/>
                <w:b/>
                <w:bCs/>
                <w:color w:val="000000"/>
                <w14:ligatures w14:val="none"/>
              </w:rPr>
              <w:t>Penetapan</w:t>
            </w:r>
            <w:proofErr w:type="spellEnd"/>
            <w:r w:rsidRPr="00747877">
              <w:rPr>
                <w:rFonts w:eastAsia="Times New Roman" w:cs="Times New Roman"/>
                <w:b/>
                <w:bCs/>
                <w:color w:val="000000"/>
                <w14:ligatures w14:val="none"/>
              </w:rPr>
              <w:t xml:space="preserve"> Harga (X2)</w:t>
            </w:r>
          </w:p>
        </w:tc>
        <w:tc>
          <w:tcPr>
            <w:tcW w:w="2020" w:type="dxa"/>
            <w:tcBorders>
              <w:top w:val="nil"/>
              <w:left w:val="nil"/>
              <w:bottom w:val="single" w:sz="4" w:space="0" w:color="auto"/>
              <w:right w:val="single" w:sz="4" w:space="0" w:color="auto"/>
            </w:tcBorders>
            <w:vAlign w:val="bottom"/>
            <w:hideMark/>
          </w:tcPr>
          <w:p w14:paraId="517AB2BA"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0.398</w:t>
            </w:r>
          </w:p>
        </w:tc>
        <w:tc>
          <w:tcPr>
            <w:tcW w:w="2200" w:type="dxa"/>
            <w:tcBorders>
              <w:top w:val="nil"/>
              <w:left w:val="nil"/>
              <w:bottom w:val="single" w:sz="4" w:space="0" w:color="auto"/>
              <w:right w:val="single" w:sz="4" w:space="0" w:color="auto"/>
            </w:tcBorders>
            <w:vAlign w:val="bottom"/>
            <w:hideMark/>
          </w:tcPr>
          <w:p w14:paraId="6B2763B5"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c>
          <w:tcPr>
            <w:tcW w:w="2180" w:type="dxa"/>
            <w:tcBorders>
              <w:top w:val="nil"/>
              <w:left w:val="nil"/>
              <w:bottom w:val="single" w:sz="4" w:space="0" w:color="auto"/>
              <w:right w:val="single" w:sz="4" w:space="0" w:color="auto"/>
            </w:tcBorders>
            <w:vAlign w:val="bottom"/>
            <w:hideMark/>
          </w:tcPr>
          <w:p w14:paraId="6129044C" w14:textId="77777777" w:rsidR="00747877" w:rsidRPr="00747877" w:rsidRDefault="00747877" w:rsidP="00747877">
            <w:pPr>
              <w:spacing w:after="0" w:line="240" w:lineRule="auto"/>
              <w:jc w:val="left"/>
              <w:rPr>
                <w:rFonts w:eastAsia="Times New Roman" w:cs="Times New Roman"/>
                <w:b/>
                <w:bCs/>
                <w:color w:val="000000"/>
                <w14:ligatures w14:val="none"/>
              </w:rPr>
            </w:pPr>
            <w:r w:rsidRPr="00747877">
              <w:rPr>
                <w:rFonts w:eastAsia="Times New Roman" w:cs="Times New Roman"/>
                <w:b/>
                <w:bCs/>
                <w:color w:val="000000"/>
                <w14:ligatures w14:val="none"/>
              </w:rPr>
              <w:t> </w:t>
            </w:r>
          </w:p>
        </w:tc>
      </w:tr>
    </w:tbl>
    <w:p w14:paraId="42131730" w14:textId="43B177FE" w:rsidR="00747877" w:rsidRPr="00747877" w:rsidRDefault="00747877" w:rsidP="00747877">
      <w:pPr>
        <w:pStyle w:val="ListParagraph"/>
        <w:numPr>
          <w:ilvl w:val="0"/>
          <w:numId w:val="1"/>
        </w:numPr>
        <w:rPr>
          <w:rFonts w:cs="Times New Roman"/>
          <w:b/>
          <w:bCs/>
          <w:i/>
          <w:iCs/>
          <w:lang w:val="sv-SE"/>
        </w:rPr>
      </w:pPr>
      <w:r w:rsidRPr="00747877">
        <w:rPr>
          <w:rFonts w:cs="Times New Roman"/>
          <w:b/>
          <w:bCs/>
          <w:lang w:val="en-ID"/>
        </w:rPr>
        <w:t xml:space="preserve">Uji </w:t>
      </w:r>
      <w:proofErr w:type="spellStart"/>
      <w:r w:rsidRPr="00747877">
        <w:rPr>
          <w:rFonts w:cs="Times New Roman"/>
          <w:b/>
          <w:bCs/>
          <w:lang w:val="en-ID"/>
        </w:rPr>
        <w:t>Signifikansi</w:t>
      </w:r>
      <w:proofErr w:type="spellEnd"/>
      <w:r w:rsidRPr="00747877">
        <w:rPr>
          <w:rFonts w:cs="Times New Roman"/>
          <w:b/>
          <w:bCs/>
          <w:lang w:val="en-ID"/>
        </w:rPr>
        <w:t xml:space="preserve"> (</w:t>
      </w:r>
      <w:r w:rsidRPr="007F329C">
        <w:rPr>
          <w:rFonts w:cs="Times New Roman"/>
          <w:b/>
          <w:bCs/>
          <w:i/>
          <w:iCs/>
          <w:lang w:val="en-ID"/>
        </w:rPr>
        <w:t>Bootstrapping</w:t>
      </w:r>
      <w:r w:rsidRPr="00747877">
        <w:rPr>
          <w:rFonts w:cs="Times New Roman"/>
          <w:b/>
          <w:bCs/>
          <w:lang w:val="en-ID"/>
        </w:rPr>
        <w:t>)</w:t>
      </w:r>
    </w:p>
    <w:tbl>
      <w:tblPr>
        <w:tblW w:w="9860" w:type="dxa"/>
        <w:tblLook w:val="04A0" w:firstRow="1" w:lastRow="0" w:firstColumn="1" w:lastColumn="0" w:noHBand="0" w:noVBand="1"/>
      </w:tblPr>
      <w:tblGrid>
        <w:gridCol w:w="2720"/>
        <w:gridCol w:w="1480"/>
        <w:gridCol w:w="1400"/>
        <w:gridCol w:w="1360"/>
        <w:gridCol w:w="1940"/>
        <w:gridCol w:w="960"/>
      </w:tblGrid>
      <w:tr w:rsidR="008D3B8E" w:rsidRPr="008D3B8E" w14:paraId="4929AC1F" w14:textId="77777777" w:rsidTr="008D3B8E">
        <w:trPr>
          <w:trHeight w:val="630"/>
        </w:trPr>
        <w:tc>
          <w:tcPr>
            <w:tcW w:w="2720" w:type="dxa"/>
            <w:tcBorders>
              <w:top w:val="single" w:sz="4" w:space="0" w:color="auto"/>
              <w:left w:val="single" w:sz="4" w:space="0" w:color="auto"/>
              <w:bottom w:val="single" w:sz="4" w:space="0" w:color="auto"/>
              <w:right w:val="single" w:sz="4" w:space="0" w:color="auto"/>
            </w:tcBorders>
            <w:noWrap/>
            <w:vAlign w:val="bottom"/>
            <w:hideMark/>
          </w:tcPr>
          <w:p w14:paraId="5BDC9BDD"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 </w:t>
            </w:r>
          </w:p>
        </w:tc>
        <w:tc>
          <w:tcPr>
            <w:tcW w:w="1480" w:type="dxa"/>
            <w:tcBorders>
              <w:top w:val="single" w:sz="4" w:space="0" w:color="auto"/>
              <w:left w:val="nil"/>
              <w:bottom w:val="single" w:sz="4" w:space="0" w:color="auto"/>
              <w:right w:val="single" w:sz="4" w:space="0" w:color="auto"/>
            </w:tcBorders>
            <w:shd w:val="clear" w:color="000000" w:fill="BFBFBF"/>
            <w:vAlign w:val="center"/>
            <w:hideMark/>
          </w:tcPr>
          <w:p w14:paraId="39545DAE" w14:textId="77777777" w:rsidR="008D3B8E" w:rsidRPr="008D3B8E" w:rsidRDefault="008D3B8E" w:rsidP="008D3B8E">
            <w:pPr>
              <w:spacing w:after="0" w:line="240" w:lineRule="auto"/>
              <w:jc w:val="center"/>
              <w:rPr>
                <w:rFonts w:eastAsia="Times New Roman" w:cs="Times New Roman"/>
                <w:b/>
                <w:bCs/>
                <w14:ligatures w14:val="none"/>
              </w:rPr>
            </w:pPr>
            <w:r w:rsidRPr="008D3B8E">
              <w:rPr>
                <w:rFonts w:eastAsia="Times New Roman" w:cs="Times New Roman"/>
                <w:b/>
                <w:bCs/>
                <w14:ligatures w14:val="none"/>
              </w:rPr>
              <w:t>Original Sample (O)</w:t>
            </w:r>
          </w:p>
        </w:tc>
        <w:tc>
          <w:tcPr>
            <w:tcW w:w="1400" w:type="dxa"/>
            <w:tcBorders>
              <w:top w:val="single" w:sz="4" w:space="0" w:color="auto"/>
              <w:left w:val="nil"/>
              <w:bottom w:val="single" w:sz="4" w:space="0" w:color="auto"/>
              <w:right w:val="single" w:sz="4" w:space="0" w:color="auto"/>
            </w:tcBorders>
            <w:shd w:val="clear" w:color="000000" w:fill="BFBFBF"/>
            <w:vAlign w:val="center"/>
            <w:hideMark/>
          </w:tcPr>
          <w:p w14:paraId="749AA15E" w14:textId="77777777" w:rsidR="008D3B8E" w:rsidRPr="008D3B8E" w:rsidRDefault="008D3B8E" w:rsidP="008D3B8E">
            <w:pPr>
              <w:spacing w:after="0" w:line="240" w:lineRule="auto"/>
              <w:jc w:val="center"/>
              <w:rPr>
                <w:rFonts w:eastAsia="Times New Roman" w:cs="Times New Roman"/>
                <w:b/>
                <w:bCs/>
                <w14:ligatures w14:val="none"/>
              </w:rPr>
            </w:pPr>
            <w:r w:rsidRPr="008D3B8E">
              <w:rPr>
                <w:rFonts w:eastAsia="Times New Roman" w:cs="Times New Roman"/>
                <w:b/>
                <w:bCs/>
                <w14:ligatures w14:val="none"/>
              </w:rPr>
              <w:t>Sample Mean (M)</w:t>
            </w:r>
          </w:p>
        </w:tc>
        <w:tc>
          <w:tcPr>
            <w:tcW w:w="1360" w:type="dxa"/>
            <w:tcBorders>
              <w:top w:val="single" w:sz="4" w:space="0" w:color="auto"/>
              <w:left w:val="nil"/>
              <w:bottom w:val="single" w:sz="4" w:space="0" w:color="auto"/>
              <w:right w:val="single" w:sz="4" w:space="0" w:color="auto"/>
            </w:tcBorders>
            <w:shd w:val="clear" w:color="000000" w:fill="BFBFBF"/>
            <w:vAlign w:val="center"/>
            <w:hideMark/>
          </w:tcPr>
          <w:p w14:paraId="6B2D8616" w14:textId="77777777" w:rsidR="008D3B8E" w:rsidRPr="008D3B8E" w:rsidRDefault="008D3B8E" w:rsidP="008D3B8E">
            <w:pPr>
              <w:spacing w:after="0" w:line="240" w:lineRule="auto"/>
              <w:jc w:val="center"/>
              <w:rPr>
                <w:rFonts w:eastAsia="Times New Roman" w:cs="Times New Roman"/>
                <w:b/>
                <w:bCs/>
                <w14:ligatures w14:val="none"/>
              </w:rPr>
            </w:pPr>
            <w:r w:rsidRPr="008D3B8E">
              <w:rPr>
                <w:rFonts w:eastAsia="Times New Roman" w:cs="Times New Roman"/>
                <w:b/>
                <w:bCs/>
                <w14:ligatures w14:val="none"/>
              </w:rPr>
              <w:t>Standard Deviation (STDEV)</w:t>
            </w:r>
          </w:p>
        </w:tc>
        <w:tc>
          <w:tcPr>
            <w:tcW w:w="1940" w:type="dxa"/>
            <w:tcBorders>
              <w:top w:val="single" w:sz="4" w:space="0" w:color="auto"/>
              <w:left w:val="nil"/>
              <w:bottom w:val="single" w:sz="4" w:space="0" w:color="auto"/>
              <w:right w:val="single" w:sz="4" w:space="0" w:color="auto"/>
            </w:tcBorders>
            <w:shd w:val="clear" w:color="000000" w:fill="BFBFBF"/>
            <w:vAlign w:val="center"/>
            <w:hideMark/>
          </w:tcPr>
          <w:p w14:paraId="4C7DEC68" w14:textId="77777777" w:rsidR="008D3B8E" w:rsidRPr="008D3B8E" w:rsidRDefault="008D3B8E" w:rsidP="008D3B8E">
            <w:pPr>
              <w:spacing w:after="0" w:line="240" w:lineRule="auto"/>
              <w:jc w:val="center"/>
              <w:rPr>
                <w:rFonts w:eastAsia="Times New Roman" w:cs="Times New Roman"/>
                <w:b/>
                <w:bCs/>
                <w14:ligatures w14:val="none"/>
              </w:rPr>
            </w:pPr>
            <w:r w:rsidRPr="008D3B8E">
              <w:rPr>
                <w:rFonts w:eastAsia="Times New Roman" w:cs="Times New Roman"/>
                <w:b/>
                <w:bCs/>
                <w14:ligatures w14:val="none"/>
              </w:rPr>
              <w:t>T Statistics (|O/STDEV|)</w:t>
            </w:r>
          </w:p>
        </w:tc>
        <w:tc>
          <w:tcPr>
            <w:tcW w:w="960" w:type="dxa"/>
            <w:tcBorders>
              <w:top w:val="single" w:sz="4" w:space="0" w:color="auto"/>
              <w:left w:val="nil"/>
              <w:bottom w:val="single" w:sz="4" w:space="0" w:color="auto"/>
              <w:right w:val="single" w:sz="4" w:space="0" w:color="auto"/>
            </w:tcBorders>
            <w:shd w:val="clear" w:color="000000" w:fill="BFBFBF"/>
            <w:vAlign w:val="center"/>
            <w:hideMark/>
          </w:tcPr>
          <w:p w14:paraId="15E339B6" w14:textId="77777777" w:rsidR="008D3B8E" w:rsidRPr="008D3B8E" w:rsidRDefault="008D3B8E" w:rsidP="008D3B8E">
            <w:pPr>
              <w:spacing w:after="0" w:line="240" w:lineRule="auto"/>
              <w:jc w:val="center"/>
              <w:rPr>
                <w:rFonts w:eastAsia="Times New Roman" w:cs="Times New Roman"/>
                <w:b/>
                <w:bCs/>
                <w14:ligatures w14:val="none"/>
              </w:rPr>
            </w:pPr>
            <w:r w:rsidRPr="008D3B8E">
              <w:rPr>
                <w:rFonts w:eastAsia="Times New Roman" w:cs="Times New Roman"/>
                <w:b/>
                <w:bCs/>
                <w14:ligatures w14:val="none"/>
              </w:rPr>
              <w:t>P Values</w:t>
            </w:r>
          </w:p>
        </w:tc>
      </w:tr>
      <w:tr w:rsidR="008D3B8E" w:rsidRPr="008D3B8E" w14:paraId="0AC3F132" w14:textId="77777777" w:rsidTr="008D3B8E">
        <w:trPr>
          <w:trHeight w:val="630"/>
        </w:trPr>
        <w:tc>
          <w:tcPr>
            <w:tcW w:w="2720" w:type="dxa"/>
            <w:tcBorders>
              <w:top w:val="nil"/>
              <w:left w:val="single" w:sz="4" w:space="0" w:color="auto"/>
              <w:bottom w:val="single" w:sz="4" w:space="0" w:color="auto"/>
              <w:right w:val="single" w:sz="4" w:space="0" w:color="auto"/>
            </w:tcBorders>
            <w:shd w:val="clear" w:color="000000" w:fill="AEAAAA"/>
            <w:vAlign w:val="bottom"/>
            <w:hideMark/>
          </w:tcPr>
          <w:p w14:paraId="5EBCF328"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Manajemen Mutu (X1) -&gt; Daya Saing Usaha (Y)</w:t>
            </w:r>
          </w:p>
        </w:tc>
        <w:tc>
          <w:tcPr>
            <w:tcW w:w="1480" w:type="dxa"/>
            <w:tcBorders>
              <w:top w:val="nil"/>
              <w:left w:val="nil"/>
              <w:bottom w:val="single" w:sz="4" w:space="0" w:color="auto"/>
              <w:right w:val="single" w:sz="4" w:space="0" w:color="auto"/>
            </w:tcBorders>
            <w:noWrap/>
            <w:vAlign w:val="bottom"/>
            <w:hideMark/>
          </w:tcPr>
          <w:p w14:paraId="11C933D4"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0.217</w:t>
            </w:r>
          </w:p>
        </w:tc>
        <w:tc>
          <w:tcPr>
            <w:tcW w:w="1400" w:type="dxa"/>
            <w:tcBorders>
              <w:top w:val="nil"/>
              <w:left w:val="nil"/>
              <w:bottom w:val="single" w:sz="4" w:space="0" w:color="auto"/>
              <w:right w:val="single" w:sz="4" w:space="0" w:color="auto"/>
            </w:tcBorders>
            <w:noWrap/>
            <w:vAlign w:val="bottom"/>
            <w:hideMark/>
          </w:tcPr>
          <w:p w14:paraId="6ED60DE0"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0.234</w:t>
            </w:r>
          </w:p>
        </w:tc>
        <w:tc>
          <w:tcPr>
            <w:tcW w:w="1360" w:type="dxa"/>
            <w:tcBorders>
              <w:top w:val="nil"/>
              <w:left w:val="nil"/>
              <w:bottom w:val="single" w:sz="4" w:space="0" w:color="auto"/>
              <w:right w:val="single" w:sz="4" w:space="0" w:color="auto"/>
            </w:tcBorders>
            <w:noWrap/>
            <w:vAlign w:val="bottom"/>
            <w:hideMark/>
          </w:tcPr>
          <w:p w14:paraId="24DF3D9E"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0.152</w:t>
            </w:r>
          </w:p>
        </w:tc>
        <w:tc>
          <w:tcPr>
            <w:tcW w:w="1940" w:type="dxa"/>
            <w:tcBorders>
              <w:top w:val="nil"/>
              <w:left w:val="nil"/>
              <w:bottom w:val="single" w:sz="4" w:space="0" w:color="auto"/>
              <w:right w:val="single" w:sz="4" w:space="0" w:color="auto"/>
            </w:tcBorders>
            <w:noWrap/>
            <w:vAlign w:val="bottom"/>
            <w:hideMark/>
          </w:tcPr>
          <w:p w14:paraId="234B97F6" w14:textId="77777777" w:rsidR="008D3B8E" w:rsidRPr="008D3B8E" w:rsidRDefault="008D3B8E" w:rsidP="008D3B8E">
            <w:pPr>
              <w:spacing w:after="0" w:line="240" w:lineRule="auto"/>
              <w:jc w:val="right"/>
              <w:rPr>
                <w:rFonts w:eastAsia="Times New Roman" w:cs="Times New Roman"/>
                <w:b/>
                <w:bCs/>
                <w:color w:val="000000"/>
                <w14:ligatures w14:val="none"/>
              </w:rPr>
            </w:pPr>
            <w:r w:rsidRPr="008D3B8E">
              <w:rPr>
                <w:rFonts w:eastAsia="Times New Roman" w:cs="Times New Roman"/>
                <w:b/>
                <w:bCs/>
                <w:color w:val="000000"/>
                <w14:ligatures w14:val="none"/>
              </w:rPr>
              <w:t>1.427</w:t>
            </w:r>
          </w:p>
        </w:tc>
        <w:tc>
          <w:tcPr>
            <w:tcW w:w="960" w:type="dxa"/>
            <w:tcBorders>
              <w:top w:val="nil"/>
              <w:left w:val="nil"/>
              <w:bottom w:val="single" w:sz="4" w:space="0" w:color="auto"/>
              <w:right w:val="single" w:sz="4" w:space="0" w:color="auto"/>
            </w:tcBorders>
            <w:noWrap/>
            <w:vAlign w:val="bottom"/>
            <w:hideMark/>
          </w:tcPr>
          <w:p w14:paraId="26118FBC" w14:textId="77777777" w:rsidR="008D3B8E" w:rsidRPr="008D3B8E" w:rsidRDefault="008D3B8E" w:rsidP="008D3B8E">
            <w:pPr>
              <w:spacing w:after="0" w:line="240" w:lineRule="auto"/>
              <w:jc w:val="left"/>
              <w:rPr>
                <w:rFonts w:eastAsia="Times New Roman" w:cs="Times New Roman"/>
                <w:b/>
                <w:bCs/>
                <w:color w:val="FF0000"/>
                <w14:ligatures w14:val="none"/>
              </w:rPr>
            </w:pPr>
            <w:r w:rsidRPr="008D3B8E">
              <w:rPr>
                <w:rFonts w:eastAsia="Times New Roman" w:cs="Times New Roman"/>
                <w:b/>
                <w:bCs/>
                <w:color w:val="FF0000"/>
                <w14:ligatures w14:val="none"/>
              </w:rPr>
              <w:t>0.154</w:t>
            </w:r>
          </w:p>
        </w:tc>
      </w:tr>
      <w:tr w:rsidR="008D3B8E" w:rsidRPr="008D3B8E" w14:paraId="4DE7E76E" w14:textId="77777777" w:rsidTr="008D3B8E">
        <w:trPr>
          <w:trHeight w:val="630"/>
        </w:trPr>
        <w:tc>
          <w:tcPr>
            <w:tcW w:w="2720" w:type="dxa"/>
            <w:tcBorders>
              <w:top w:val="nil"/>
              <w:left w:val="single" w:sz="4" w:space="0" w:color="auto"/>
              <w:bottom w:val="single" w:sz="4" w:space="0" w:color="auto"/>
              <w:right w:val="single" w:sz="4" w:space="0" w:color="auto"/>
            </w:tcBorders>
            <w:shd w:val="clear" w:color="000000" w:fill="AEAAAA"/>
            <w:vAlign w:val="bottom"/>
            <w:hideMark/>
          </w:tcPr>
          <w:p w14:paraId="1A08D319"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 xml:space="preserve">Strategi </w:t>
            </w:r>
            <w:proofErr w:type="spellStart"/>
            <w:r w:rsidRPr="008D3B8E">
              <w:rPr>
                <w:rFonts w:eastAsia="Times New Roman" w:cs="Times New Roman"/>
                <w:b/>
                <w:bCs/>
                <w:color w:val="000000"/>
                <w14:ligatures w14:val="none"/>
              </w:rPr>
              <w:t>Penetapan</w:t>
            </w:r>
            <w:proofErr w:type="spellEnd"/>
            <w:r w:rsidRPr="008D3B8E">
              <w:rPr>
                <w:rFonts w:eastAsia="Times New Roman" w:cs="Times New Roman"/>
                <w:b/>
                <w:bCs/>
                <w:color w:val="000000"/>
                <w14:ligatures w14:val="none"/>
              </w:rPr>
              <w:t xml:space="preserve"> Harga (X2) -&gt; Daya Saing Usaha (Y)</w:t>
            </w:r>
          </w:p>
        </w:tc>
        <w:tc>
          <w:tcPr>
            <w:tcW w:w="1480" w:type="dxa"/>
            <w:tcBorders>
              <w:top w:val="nil"/>
              <w:left w:val="nil"/>
              <w:bottom w:val="single" w:sz="4" w:space="0" w:color="auto"/>
              <w:right w:val="single" w:sz="4" w:space="0" w:color="auto"/>
            </w:tcBorders>
            <w:shd w:val="clear" w:color="000000" w:fill="A9D08E"/>
            <w:noWrap/>
            <w:vAlign w:val="bottom"/>
            <w:hideMark/>
          </w:tcPr>
          <w:p w14:paraId="5F9727F1"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0.546</w:t>
            </w:r>
          </w:p>
        </w:tc>
        <w:tc>
          <w:tcPr>
            <w:tcW w:w="1400" w:type="dxa"/>
            <w:tcBorders>
              <w:top w:val="nil"/>
              <w:left w:val="nil"/>
              <w:bottom w:val="single" w:sz="4" w:space="0" w:color="auto"/>
              <w:right w:val="single" w:sz="4" w:space="0" w:color="auto"/>
            </w:tcBorders>
            <w:shd w:val="clear" w:color="000000" w:fill="A9D08E"/>
            <w:noWrap/>
            <w:vAlign w:val="bottom"/>
            <w:hideMark/>
          </w:tcPr>
          <w:p w14:paraId="44E43BCA"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0.551</w:t>
            </w:r>
          </w:p>
        </w:tc>
        <w:tc>
          <w:tcPr>
            <w:tcW w:w="1360" w:type="dxa"/>
            <w:tcBorders>
              <w:top w:val="nil"/>
              <w:left w:val="nil"/>
              <w:bottom w:val="single" w:sz="4" w:space="0" w:color="auto"/>
              <w:right w:val="single" w:sz="4" w:space="0" w:color="auto"/>
            </w:tcBorders>
            <w:shd w:val="clear" w:color="000000" w:fill="A9D08E"/>
            <w:noWrap/>
            <w:vAlign w:val="bottom"/>
            <w:hideMark/>
          </w:tcPr>
          <w:p w14:paraId="02D69C2A" w14:textId="77777777" w:rsidR="008D3B8E" w:rsidRPr="008D3B8E" w:rsidRDefault="008D3B8E" w:rsidP="008D3B8E">
            <w:pPr>
              <w:spacing w:after="0" w:line="240" w:lineRule="auto"/>
              <w:jc w:val="left"/>
              <w:rPr>
                <w:rFonts w:eastAsia="Times New Roman" w:cs="Times New Roman"/>
                <w:b/>
                <w:bCs/>
                <w:color w:val="000000"/>
                <w14:ligatures w14:val="none"/>
              </w:rPr>
            </w:pPr>
            <w:r w:rsidRPr="008D3B8E">
              <w:rPr>
                <w:rFonts w:eastAsia="Times New Roman" w:cs="Times New Roman"/>
                <w:b/>
                <w:bCs/>
                <w:color w:val="000000"/>
                <w14:ligatures w14:val="none"/>
              </w:rPr>
              <w:t>0.119</w:t>
            </w:r>
          </w:p>
        </w:tc>
        <w:tc>
          <w:tcPr>
            <w:tcW w:w="1940" w:type="dxa"/>
            <w:tcBorders>
              <w:top w:val="nil"/>
              <w:left w:val="nil"/>
              <w:bottom w:val="single" w:sz="4" w:space="0" w:color="auto"/>
              <w:right w:val="single" w:sz="4" w:space="0" w:color="auto"/>
            </w:tcBorders>
            <w:shd w:val="clear" w:color="000000" w:fill="A9D08E"/>
            <w:noWrap/>
            <w:vAlign w:val="bottom"/>
            <w:hideMark/>
          </w:tcPr>
          <w:p w14:paraId="7E319A52" w14:textId="77777777" w:rsidR="008D3B8E" w:rsidRPr="008D3B8E" w:rsidRDefault="008D3B8E" w:rsidP="008D3B8E">
            <w:pPr>
              <w:spacing w:after="0" w:line="240" w:lineRule="auto"/>
              <w:jc w:val="right"/>
              <w:rPr>
                <w:rFonts w:eastAsia="Times New Roman" w:cs="Times New Roman"/>
                <w:b/>
                <w:bCs/>
                <w:color w:val="000000"/>
                <w14:ligatures w14:val="none"/>
              </w:rPr>
            </w:pPr>
            <w:r w:rsidRPr="008D3B8E">
              <w:rPr>
                <w:rFonts w:eastAsia="Times New Roman" w:cs="Times New Roman"/>
                <w:b/>
                <w:bCs/>
                <w:color w:val="000000"/>
                <w14:ligatures w14:val="none"/>
              </w:rPr>
              <w:t>4.583</w:t>
            </w:r>
          </w:p>
        </w:tc>
        <w:tc>
          <w:tcPr>
            <w:tcW w:w="960" w:type="dxa"/>
            <w:tcBorders>
              <w:top w:val="nil"/>
              <w:left w:val="nil"/>
              <w:bottom w:val="single" w:sz="4" w:space="0" w:color="auto"/>
              <w:right w:val="single" w:sz="4" w:space="0" w:color="auto"/>
            </w:tcBorders>
            <w:shd w:val="clear" w:color="000000" w:fill="A9D08E"/>
            <w:noWrap/>
            <w:vAlign w:val="bottom"/>
            <w:hideMark/>
          </w:tcPr>
          <w:p w14:paraId="4FFA3C4B" w14:textId="77777777" w:rsidR="008D3B8E" w:rsidRPr="008D3B8E" w:rsidRDefault="008D3B8E" w:rsidP="008D3B8E">
            <w:pPr>
              <w:spacing w:after="0" w:line="240" w:lineRule="auto"/>
              <w:jc w:val="left"/>
              <w:rPr>
                <w:rFonts w:eastAsia="Times New Roman" w:cs="Times New Roman"/>
                <w:b/>
                <w:bCs/>
                <w:color w:val="00B050"/>
                <w14:ligatures w14:val="none"/>
              </w:rPr>
            </w:pPr>
            <w:r w:rsidRPr="008D3B8E">
              <w:rPr>
                <w:rFonts w:eastAsia="Times New Roman" w:cs="Times New Roman"/>
                <w:b/>
                <w:bCs/>
                <w:color w:val="00B050"/>
                <w14:ligatures w14:val="none"/>
              </w:rPr>
              <w:t>0.000</w:t>
            </w:r>
          </w:p>
        </w:tc>
      </w:tr>
    </w:tbl>
    <w:p w14:paraId="00D68BB1" w14:textId="77777777" w:rsidR="00747877" w:rsidRPr="00747877" w:rsidRDefault="00747877" w:rsidP="00747877">
      <w:pPr>
        <w:pStyle w:val="ListParagraph"/>
        <w:rPr>
          <w:rFonts w:cs="Times New Roman"/>
          <w:b/>
          <w:bCs/>
          <w:i/>
          <w:iCs/>
          <w:lang w:val="sv-SE"/>
        </w:rPr>
      </w:pPr>
    </w:p>
    <w:p w14:paraId="220CBF29" w14:textId="77777777" w:rsidR="00A91FE7" w:rsidRPr="00B946EC" w:rsidRDefault="00A91FE7" w:rsidP="00D53BE1">
      <w:pPr>
        <w:pStyle w:val="ListParagraph"/>
        <w:rPr>
          <w:rFonts w:cs="Times New Roman"/>
          <w:b/>
          <w:bCs/>
          <w:i/>
          <w:iCs/>
          <w:lang w:val="sv-SE"/>
        </w:rPr>
      </w:pPr>
    </w:p>
    <w:p w14:paraId="071351CD" w14:textId="7518952B" w:rsidR="00C474E3" w:rsidRDefault="00C474E3" w:rsidP="00D80679">
      <w:pPr>
        <w:jc w:val="left"/>
        <w:rPr>
          <w:rFonts w:cs="Times New Roman"/>
          <w:b/>
          <w:bCs/>
          <w:lang w:val="sv-SE"/>
        </w:rPr>
      </w:pPr>
      <w:r>
        <w:rPr>
          <w:rFonts w:cs="Times New Roman"/>
          <w:b/>
          <w:bCs/>
          <w:lang w:val="sv-SE"/>
        </w:rPr>
        <w:t>KESIMPULAN</w:t>
      </w:r>
    </w:p>
    <w:p w14:paraId="51E44D5A" w14:textId="68B2FCC6" w:rsidR="00DD0AB7" w:rsidRPr="001A5185" w:rsidRDefault="00E90369" w:rsidP="00D80679">
      <w:pPr>
        <w:jc w:val="left"/>
        <w:rPr>
          <w:rFonts w:cs="Times New Roman"/>
          <w:b/>
          <w:bCs/>
          <w:lang w:val="sv-SE"/>
        </w:rPr>
      </w:pPr>
      <w:r w:rsidRPr="001A5185">
        <w:rPr>
          <w:rFonts w:cs="Times New Roman"/>
          <w:b/>
          <w:bCs/>
          <w:lang w:val="sv-SE"/>
        </w:rPr>
        <w:t>DAFTAR PUSTAKA</w:t>
      </w:r>
    </w:p>
    <w:sdt>
      <w:sdtPr>
        <w:id w:val="13048600"/>
        <w:docPartObj>
          <w:docPartGallery w:val="Bibliographies"/>
          <w:docPartUnique/>
        </w:docPartObj>
      </w:sdtPr>
      <w:sdtEndPr/>
      <w:sdtContent>
        <w:sdt>
          <w:sdtPr>
            <w:id w:val="111145805"/>
            <w:bibliography/>
          </w:sdtPr>
          <w:sdtEndPr/>
          <w:sdtContent>
            <w:p w14:paraId="1DAE72E0" w14:textId="5A17EDC2" w:rsidR="001D647D" w:rsidRPr="001D647D" w:rsidRDefault="004A7EF3" w:rsidP="001D647D">
              <w:pPr>
                <w:pStyle w:val="Bibliography"/>
                <w:ind w:left="720" w:hanging="720"/>
                <w:rPr>
                  <w:noProof/>
                  <w:lang w:val="en-ID"/>
                  <w14:ligatures w14:val="none"/>
                </w:rPr>
              </w:pPr>
              <w:r>
                <w:rPr>
                  <w:rFonts w:asciiTheme="majorHAnsi" w:eastAsiaTheme="majorEastAsia" w:hAnsiTheme="majorHAnsi" w:cstheme="majorBidi"/>
                  <w:color w:val="2F5496" w:themeColor="accent1" w:themeShade="BF"/>
                  <w:sz w:val="40"/>
                  <w:szCs w:val="40"/>
                </w:rPr>
                <w:fldChar w:fldCharType="begin"/>
              </w:r>
              <w:r>
                <w:instrText xml:space="preserve"> BIBLIOGRAPHY </w:instrText>
              </w:r>
              <w:r>
                <w:rPr>
                  <w:rFonts w:asciiTheme="majorHAnsi" w:eastAsiaTheme="majorEastAsia" w:hAnsiTheme="majorHAnsi" w:cstheme="majorBidi"/>
                  <w:color w:val="2F5496" w:themeColor="accent1" w:themeShade="BF"/>
                  <w:sz w:val="40"/>
                  <w:szCs w:val="40"/>
                </w:rPr>
                <w:fldChar w:fldCharType="separate"/>
              </w:r>
              <w:r w:rsidR="001D647D" w:rsidRPr="001D647D">
                <w:rPr>
                  <w:noProof/>
                  <w:lang w:val="en-ID"/>
                </w:rPr>
                <w:t xml:space="preserve">Bjork, B. C., &amp; Salomon, D. (2012). Open access versus subscription journals: A comparison of scientific impact, year of publication, and business model. </w:t>
              </w:r>
              <w:r w:rsidR="001D647D" w:rsidRPr="001D647D">
                <w:rPr>
                  <w:i/>
                  <w:iCs/>
                  <w:noProof/>
                  <w:lang w:val="en-ID"/>
                </w:rPr>
                <w:t>Ethics in Science an</w:t>
              </w:r>
              <w:r w:rsidR="001D647D">
                <w:rPr>
                  <w:i/>
                  <w:iCs/>
                  <w:noProof/>
                  <w:lang w:val="en-ID"/>
                </w:rPr>
                <w:t xml:space="preserve">d </w:t>
              </w:r>
              <w:r w:rsidR="001D647D" w:rsidRPr="001D647D">
                <w:rPr>
                  <w:i/>
                  <w:iCs/>
                  <w:noProof/>
                  <w:lang w:val="en-ID"/>
                </w:rPr>
                <w:t>Environmental Politics</w:t>
              </w:r>
              <w:r w:rsidR="001D647D" w:rsidRPr="001D647D">
                <w:rPr>
                  <w:noProof/>
                  <w:lang w:val="en-ID"/>
                </w:rPr>
                <w:t>, 15-23.</w:t>
              </w:r>
            </w:p>
            <w:p w14:paraId="04BEFC59" w14:textId="77777777" w:rsidR="001D647D" w:rsidRPr="001D647D" w:rsidRDefault="001D647D" w:rsidP="001D647D">
              <w:pPr>
                <w:pStyle w:val="Bibliography"/>
                <w:ind w:left="720" w:hanging="720"/>
                <w:rPr>
                  <w:noProof/>
                  <w:lang w:val="en-ID"/>
                </w:rPr>
              </w:pPr>
              <w:r w:rsidRPr="001D647D">
                <w:rPr>
                  <w:noProof/>
                  <w:lang w:val="en-ID"/>
                </w:rPr>
                <w:t xml:space="preserve">Edlin, A. S., &amp; Rubinfeld, D. L. (2004). Exclusive dealing, pricing strategies, and entry barriers in the academic journal market. </w:t>
              </w:r>
              <w:r w:rsidRPr="001D647D">
                <w:rPr>
                  <w:i/>
                  <w:iCs/>
                  <w:noProof/>
                  <w:lang w:val="en-ID"/>
                </w:rPr>
                <w:t>Academic Press Handbook of Industrial Organization</w:t>
              </w:r>
              <w:r w:rsidRPr="001D647D">
                <w:rPr>
                  <w:noProof/>
                  <w:lang w:val="en-ID"/>
                </w:rPr>
                <w:t>, 111-148.</w:t>
              </w:r>
            </w:p>
            <w:p w14:paraId="2DE39583" w14:textId="77777777" w:rsidR="001D647D" w:rsidRPr="001D647D" w:rsidRDefault="001D647D" w:rsidP="001D647D">
              <w:pPr>
                <w:pStyle w:val="Bibliography"/>
                <w:ind w:left="720" w:hanging="720"/>
                <w:rPr>
                  <w:noProof/>
                  <w:lang w:val="en-ID"/>
                </w:rPr>
              </w:pPr>
              <w:r w:rsidRPr="001D647D">
                <w:rPr>
                  <w:noProof/>
                  <w:lang w:val="en-ID"/>
                </w:rPr>
                <w:t xml:space="preserve">Elrod, M. (2024). OPTIMIZING PRICING STRATEGY: TECHNIQUES FOR COMPETITIVE ADVANTAGE AND MARKET SUCCESS. </w:t>
              </w:r>
              <w:r w:rsidRPr="001D647D">
                <w:rPr>
                  <w:i/>
                  <w:iCs/>
                  <w:noProof/>
                  <w:lang w:val="en-ID"/>
                </w:rPr>
                <w:t>Journal of International Business Reasearch</w:t>
              </w:r>
              <w:r w:rsidRPr="001D647D">
                <w:rPr>
                  <w:noProof/>
                  <w:lang w:val="en-ID"/>
                </w:rPr>
                <w:t>.</w:t>
              </w:r>
            </w:p>
            <w:p w14:paraId="7DE87428" w14:textId="72EA07F9" w:rsidR="001D647D" w:rsidRPr="001D647D" w:rsidRDefault="001D647D" w:rsidP="00C43726">
              <w:pPr>
                <w:pStyle w:val="Bibliography"/>
                <w:ind w:left="720" w:hanging="720"/>
                <w:rPr>
                  <w:noProof/>
                  <w:lang w:val="en-ID"/>
                </w:rPr>
              </w:pPr>
              <w:r w:rsidRPr="001D647D">
                <w:rPr>
                  <w:noProof/>
                  <w:lang w:val="en-ID"/>
                </w:rPr>
                <w:t xml:space="preserve">Faeni, R. P., Faeni, D. P., &amp; Kafafi, S. E. (2025). The Influence of Facilities, Service Quality, and Price Perception on Custumer Satisfaction at PT. Grab Indonesia. </w:t>
              </w:r>
              <w:r w:rsidRPr="001D647D">
                <w:rPr>
                  <w:i/>
                  <w:iCs/>
                  <w:noProof/>
                  <w:lang w:val="en-ID"/>
                </w:rPr>
                <w:t>Jurnal Surya Pasca Scienta</w:t>
              </w:r>
              <w:r w:rsidRPr="001D647D">
                <w:rPr>
                  <w:noProof/>
                  <w:lang w:val="en-ID"/>
                </w:rPr>
                <w:t>, 86-98.</w:t>
              </w:r>
            </w:p>
            <w:p w14:paraId="59BD2B03" w14:textId="77777777" w:rsidR="001D647D" w:rsidRPr="001D647D" w:rsidRDefault="001D647D" w:rsidP="001D647D">
              <w:pPr>
                <w:pStyle w:val="Bibliography"/>
                <w:ind w:left="720" w:hanging="720"/>
                <w:rPr>
                  <w:noProof/>
                  <w:lang w:val="en-ID"/>
                </w:rPr>
              </w:pPr>
              <w:r w:rsidRPr="001D647D">
                <w:rPr>
                  <w:noProof/>
                  <w:lang w:val="en-ID"/>
                </w:rPr>
                <w:t xml:space="preserve">Gadd, E. (2017). Setting up an open access journal: A practical guide for publishers, librarians and researchers. </w:t>
              </w:r>
              <w:r w:rsidRPr="001D647D">
                <w:rPr>
                  <w:i/>
                  <w:iCs/>
                  <w:noProof/>
                  <w:lang w:val="en-ID"/>
                </w:rPr>
                <w:t>Learned Publishing</w:t>
              </w:r>
              <w:r w:rsidRPr="001D647D">
                <w:rPr>
                  <w:noProof/>
                  <w:lang w:val="en-ID"/>
                </w:rPr>
                <w:t>, 331-339.</w:t>
              </w:r>
            </w:p>
            <w:p w14:paraId="1DA3C357" w14:textId="77777777" w:rsidR="001D647D" w:rsidRPr="001D647D" w:rsidRDefault="001D647D" w:rsidP="001D647D">
              <w:pPr>
                <w:pStyle w:val="Bibliography"/>
                <w:ind w:left="720" w:hanging="720"/>
                <w:rPr>
                  <w:noProof/>
                  <w:lang w:val="en-ID"/>
                </w:rPr>
              </w:pPr>
              <w:r w:rsidRPr="001D647D">
                <w:rPr>
                  <w:noProof/>
                  <w:lang w:val="en-ID"/>
                </w:rPr>
                <w:t xml:space="preserve">Hendarto, T., Haanurat, A. I., &amp; Dhakal, A. (2023). Does TQM affect the efficiency of the Indonesian food sector's production? </w:t>
              </w:r>
              <w:r w:rsidRPr="001D647D">
                <w:rPr>
                  <w:i/>
                  <w:iCs/>
                  <w:noProof/>
                  <w:lang w:val="en-ID"/>
                </w:rPr>
                <w:t>REVENUE JOURNAL: MANAGEMENT AND ENTERPRENEURSHIP</w:t>
              </w:r>
              <w:r w:rsidRPr="001D647D">
                <w:rPr>
                  <w:noProof/>
                  <w:lang w:val="en-ID"/>
                </w:rPr>
                <w:t>, 44-50.</w:t>
              </w:r>
            </w:p>
            <w:p w14:paraId="2E899CA0" w14:textId="77777777" w:rsidR="001D647D" w:rsidRPr="001D647D" w:rsidRDefault="001D647D" w:rsidP="001D647D">
              <w:pPr>
                <w:pStyle w:val="Bibliography"/>
                <w:ind w:left="720" w:hanging="720"/>
                <w:rPr>
                  <w:noProof/>
                  <w:lang w:val="en-ID"/>
                </w:rPr>
              </w:pPr>
              <w:r w:rsidRPr="001D647D">
                <w:rPr>
                  <w:noProof/>
                  <w:lang w:val="en-ID"/>
                </w:rPr>
                <w:lastRenderedPageBreak/>
                <w:t xml:space="preserve">Irawan, F. B., Hayat, N., &amp; Tesniyadi, D. (2025). </w:t>
              </w:r>
              <w:r>
                <w:rPr>
                  <w:noProof/>
                  <w:lang w:val="sv-SE"/>
                </w:rPr>
                <w:t xml:space="preserve">Pola Adaptasi Pedagang Toko Kelontong Tradisional dalam Menghadapi Persaingan Ritel Modern di Desa Benda. </w:t>
              </w:r>
              <w:r w:rsidRPr="001D647D">
                <w:rPr>
                  <w:i/>
                  <w:iCs/>
                  <w:noProof/>
                  <w:lang w:val="en-ID"/>
                </w:rPr>
                <w:t>Jurnal Pendidikan Tambusai</w:t>
              </w:r>
              <w:r w:rsidRPr="001D647D">
                <w:rPr>
                  <w:noProof/>
                  <w:lang w:val="en-ID"/>
                </w:rPr>
                <w:t>, 26918-26922.</w:t>
              </w:r>
            </w:p>
            <w:p w14:paraId="723379E5" w14:textId="77777777" w:rsidR="001D647D" w:rsidRPr="001D647D" w:rsidRDefault="001D647D" w:rsidP="001D647D">
              <w:pPr>
                <w:pStyle w:val="Bibliography"/>
                <w:ind w:left="720" w:hanging="720"/>
                <w:rPr>
                  <w:noProof/>
                  <w:lang w:val="en-ID"/>
                </w:rPr>
              </w:pPr>
              <w:r>
                <w:rPr>
                  <w:noProof/>
                  <w:lang w:val="sv-SE"/>
                </w:rPr>
                <w:t xml:space="preserve">Kopalle, P. K., Pawels, K., Akella, L. Y., &amp; Gangwar, M. (2023). </w:t>
              </w:r>
              <w:r w:rsidRPr="001D647D">
                <w:rPr>
                  <w:noProof/>
                  <w:lang w:val="en-ID"/>
                </w:rPr>
                <w:t xml:space="preserve">Dynamic pricing: Definition, implications for managers, and future research directions. </w:t>
              </w:r>
              <w:r w:rsidRPr="001D647D">
                <w:rPr>
                  <w:i/>
                  <w:iCs/>
                  <w:noProof/>
                  <w:lang w:val="en-ID"/>
                </w:rPr>
                <w:t>Journal of Retailing</w:t>
              </w:r>
              <w:r w:rsidRPr="001D647D">
                <w:rPr>
                  <w:noProof/>
                  <w:lang w:val="en-ID"/>
                </w:rPr>
                <w:t>, 1-43.</w:t>
              </w:r>
            </w:p>
            <w:p w14:paraId="22928D8B" w14:textId="77777777" w:rsidR="001D647D" w:rsidRPr="001D647D" w:rsidRDefault="001D647D" w:rsidP="001D647D">
              <w:pPr>
                <w:pStyle w:val="Bibliography"/>
                <w:ind w:left="720" w:hanging="720"/>
                <w:rPr>
                  <w:noProof/>
                  <w:lang w:val="en-ID"/>
                </w:rPr>
              </w:pPr>
              <w:r>
                <w:rPr>
                  <w:noProof/>
                  <w:lang w:val="sv-SE"/>
                </w:rPr>
                <w:t xml:space="preserve">Kotler, P., &amp; Keller, K. L. (2016). </w:t>
              </w:r>
              <w:r w:rsidRPr="001D647D">
                <w:rPr>
                  <w:noProof/>
                  <w:lang w:val="en-ID"/>
                </w:rPr>
                <w:t xml:space="preserve">Marketing Management . </w:t>
              </w:r>
              <w:r w:rsidRPr="001D647D">
                <w:rPr>
                  <w:i/>
                  <w:iCs/>
                  <w:noProof/>
                  <w:lang w:val="en-ID"/>
                </w:rPr>
                <w:t>Pearson Education</w:t>
              </w:r>
              <w:r w:rsidRPr="001D647D">
                <w:rPr>
                  <w:noProof/>
                  <w:lang w:val="en-ID"/>
                </w:rPr>
                <w:t>, 30-40.</w:t>
              </w:r>
            </w:p>
            <w:p w14:paraId="6B4CDA25" w14:textId="77777777" w:rsidR="001D647D" w:rsidRDefault="001D647D" w:rsidP="001D647D">
              <w:pPr>
                <w:pStyle w:val="Bibliography"/>
                <w:ind w:left="720" w:hanging="720"/>
                <w:rPr>
                  <w:noProof/>
                  <w:lang w:val="sv-SE"/>
                </w:rPr>
              </w:pPr>
              <w:r w:rsidRPr="001D647D">
                <w:rPr>
                  <w:noProof/>
                  <w:lang w:val="en-ID"/>
                </w:rPr>
                <w:t xml:space="preserve">Lariviere, V., Haustein, S., &amp; Mongeon, P. (2015). The oligopoly of academic publishers in the digital era. </w:t>
              </w:r>
              <w:r>
                <w:rPr>
                  <w:i/>
                  <w:iCs/>
                  <w:noProof/>
                  <w:lang w:val="sv-SE"/>
                </w:rPr>
                <w:t>PloS One</w:t>
              </w:r>
              <w:r>
                <w:rPr>
                  <w:noProof/>
                  <w:lang w:val="sv-SE"/>
                </w:rPr>
                <w:t>, 10-11.</w:t>
              </w:r>
            </w:p>
            <w:p w14:paraId="7E59B6AC" w14:textId="77777777" w:rsidR="001D647D" w:rsidRDefault="001D647D" w:rsidP="001D647D">
              <w:pPr>
                <w:pStyle w:val="Bibliography"/>
                <w:ind w:left="720" w:hanging="720"/>
                <w:rPr>
                  <w:noProof/>
                  <w:lang w:val="sv-SE"/>
                </w:rPr>
              </w:pPr>
              <w:r>
                <w:rPr>
                  <w:noProof/>
                  <w:lang w:val="sv-SE"/>
                </w:rPr>
                <w:t xml:space="preserve">Majid, A., &amp; Faizah, E. N. (2023). Analisis Strategi Pemasaran dalam Meningkatkan Daya Saing UMKM. </w:t>
              </w:r>
              <w:r>
                <w:rPr>
                  <w:i/>
                  <w:iCs/>
                  <w:noProof/>
                  <w:lang w:val="sv-SE"/>
                </w:rPr>
                <w:t>MELATI: Jurnal Media Komunikasi Ilmu Ekonomi</w:t>
              </w:r>
              <w:r>
                <w:rPr>
                  <w:noProof/>
                  <w:lang w:val="sv-SE"/>
                </w:rPr>
                <w:t>, 52-63.</w:t>
              </w:r>
            </w:p>
            <w:p w14:paraId="52C1E0CA" w14:textId="77777777" w:rsidR="001D647D" w:rsidRPr="001D647D" w:rsidRDefault="001D647D" w:rsidP="001D647D">
              <w:pPr>
                <w:pStyle w:val="Bibliography"/>
                <w:ind w:left="720" w:hanging="720"/>
                <w:rPr>
                  <w:noProof/>
                  <w:lang w:val="en-ID"/>
                </w:rPr>
              </w:pPr>
              <w:r>
                <w:rPr>
                  <w:noProof/>
                  <w:lang w:val="sv-SE"/>
                </w:rPr>
                <w:t xml:space="preserve">Pacheco, D. A., Caetano, R. V., Bonato, S. V., Santos, B. M., &amp; Bueno, W. P. (2023). </w:t>
              </w:r>
              <w:r w:rsidRPr="001D647D">
                <w:rPr>
                  <w:noProof/>
                  <w:lang w:val="en-ID"/>
                </w:rPr>
                <w:t xml:space="preserve">Enhancing quality Requirements management in retailing industry: The role of Quality Function Deployment. </w:t>
              </w:r>
              <w:r w:rsidRPr="001D647D">
                <w:rPr>
                  <w:i/>
                  <w:iCs/>
                  <w:noProof/>
                  <w:lang w:val="en-ID"/>
                </w:rPr>
                <w:t>Benchmarking An International Journal</w:t>
              </w:r>
              <w:r w:rsidRPr="001D647D">
                <w:rPr>
                  <w:noProof/>
                  <w:lang w:val="en-ID"/>
                </w:rPr>
                <w:t>.</w:t>
              </w:r>
            </w:p>
            <w:p w14:paraId="72D98C68" w14:textId="77777777" w:rsidR="001D647D" w:rsidRPr="001D647D" w:rsidRDefault="001D647D" w:rsidP="001D647D">
              <w:pPr>
                <w:pStyle w:val="Bibliography"/>
                <w:ind w:left="720" w:hanging="720"/>
                <w:rPr>
                  <w:noProof/>
                  <w:lang w:val="en-ID"/>
                </w:rPr>
              </w:pPr>
              <w:r w:rsidRPr="001D647D">
                <w:rPr>
                  <w:noProof/>
                  <w:lang w:val="en-ID"/>
                </w:rPr>
                <w:t xml:space="preserve">Peter, S. (2012). Open Accress. </w:t>
              </w:r>
              <w:r w:rsidRPr="001D647D">
                <w:rPr>
                  <w:i/>
                  <w:iCs/>
                  <w:noProof/>
                  <w:lang w:val="en-ID"/>
                </w:rPr>
                <w:t>MIT Press</w:t>
              </w:r>
              <w:r w:rsidRPr="001D647D">
                <w:rPr>
                  <w:noProof/>
                  <w:lang w:val="en-ID"/>
                </w:rPr>
                <w:t>, 43-45.</w:t>
              </w:r>
            </w:p>
            <w:p w14:paraId="4C492324" w14:textId="77777777" w:rsidR="001D647D" w:rsidRDefault="001D647D" w:rsidP="001D647D">
              <w:pPr>
                <w:pStyle w:val="Bibliography"/>
                <w:ind w:left="720" w:hanging="720"/>
                <w:rPr>
                  <w:noProof/>
                  <w:lang w:val="sv-SE"/>
                </w:rPr>
              </w:pPr>
              <w:r w:rsidRPr="00C43726">
                <w:rPr>
                  <w:noProof/>
                  <w:lang w:val="sv-SE"/>
                </w:rPr>
                <w:t xml:space="preserve">Rahmayani, R. D., &amp; Dharmawati, D. M. (2023). </w:t>
              </w:r>
              <w:r w:rsidRPr="001D647D">
                <w:rPr>
                  <w:noProof/>
                  <w:lang w:val="en-ID"/>
                </w:rPr>
                <w:t xml:space="preserve">Pengaruh Strategi Harga Terhadap Keputusan Pembelian Konsumen Industri Ritel di Era New Normal. </w:t>
              </w:r>
              <w:r>
                <w:rPr>
                  <w:i/>
                  <w:iCs/>
                  <w:noProof/>
                  <w:lang w:val="sv-SE"/>
                </w:rPr>
                <w:t>Jurnal Ekonomi dan Manajemen Teknologi (EMT)</w:t>
              </w:r>
              <w:r>
                <w:rPr>
                  <w:noProof/>
                  <w:lang w:val="sv-SE"/>
                </w:rPr>
                <w:t>, 11-17.</w:t>
              </w:r>
            </w:p>
            <w:p w14:paraId="271E6285" w14:textId="77777777" w:rsidR="001D647D" w:rsidRPr="001D647D" w:rsidRDefault="001D647D" w:rsidP="001D647D">
              <w:pPr>
                <w:pStyle w:val="Bibliography"/>
                <w:ind w:left="720" w:hanging="720"/>
                <w:rPr>
                  <w:noProof/>
                  <w:lang w:val="en-ID"/>
                </w:rPr>
              </w:pPr>
              <w:r w:rsidRPr="001D647D">
                <w:rPr>
                  <w:noProof/>
                  <w:lang w:val="en-ID"/>
                </w:rPr>
                <w:t xml:space="preserve">Sugiono, E., &amp; Aisyah, T. S. (2021). The Effect of Product Quality, Price and Promotion to Customer Satisfaction and loyalty in You Coffee and Resto in Jagakarsa. </w:t>
              </w:r>
              <w:r w:rsidRPr="001D647D">
                <w:rPr>
                  <w:i/>
                  <w:iCs/>
                  <w:noProof/>
                  <w:lang w:val="en-ID"/>
                </w:rPr>
                <w:t>Open Access Indonesia Journal of Social Sciences</w:t>
              </w:r>
              <w:r w:rsidRPr="001D647D">
                <w:rPr>
                  <w:noProof/>
                  <w:lang w:val="en-ID"/>
                </w:rPr>
                <w:t>, 181-194.</w:t>
              </w:r>
            </w:p>
            <w:p w14:paraId="35773329" w14:textId="77BDF16D" w:rsidR="004A7EF3" w:rsidRPr="00C43726" w:rsidRDefault="001D647D" w:rsidP="00C43726">
              <w:pPr>
                <w:pStyle w:val="Bibliography"/>
                <w:ind w:left="720" w:hanging="720"/>
                <w:rPr>
                  <w:noProof/>
                  <w:lang w:val="sv-SE"/>
                </w:rPr>
              </w:pPr>
              <w:r w:rsidRPr="001D647D">
                <w:rPr>
                  <w:noProof/>
                  <w:lang w:val="en-ID"/>
                </w:rPr>
                <w:t xml:space="preserve">Tjiptono, F., &amp; Diana, A. (2020). </w:t>
              </w:r>
              <w:r>
                <w:rPr>
                  <w:noProof/>
                  <w:lang w:val="sv-SE"/>
                </w:rPr>
                <w:t xml:space="preserve">Manajemen Pelayanan Jasa. </w:t>
              </w:r>
              <w:r>
                <w:rPr>
                  <w:i/>
                  <w:iCs/>
                  <w:noProof/>
                  <w:lang w:val="sv-SE"/>
                </w:rPr>
                <w:t>Andi Offset</w:t>
              </w:r>
              <w:r>
                <w:rPr>
                  <w:noProof/>
                  <w:lang w:val="sv-SE"/>
                </w:rPr>
                <w:t>, 14-15.</w:t>
              </w:r>
              <w:r w:rsidR="004A7EF3">
                <w:rPr>
                  <w:b/>
                  <w:bCs/>
                  <w:noProof/>
                </w:rPr>
                <w:fldChar w:fldCharType="end"/>
              </w:r>
            </w:p>
          </w:sdtContent>
        </w:sdt>
      </w:sdtContent>
    </w:sdt>
    <w:p w14:paraId="1E768992" w14:textId="4232129C" w:rsidR="00DD0AB7" w:rsidRPr="00C474E3" w:rsidRDefault="00DD0AB7" w:rsidP="00BE4737"/>
    <w:p w14:paraId="3E94067A" w14:textId="77777777" w:rsidR="00DD0AB7" w:rsidRDefault="00DD0AB7" w:rsidP="008E3D3E">
      <w:pPr>
        <w:jc w:val="center"/>
        <w:rPr>
          <w:rFonts w:cs="Times New Roman"/>
          <w:b/>
          <w:bCs/>
        </w:rPr>
      </w:pPr>
    </w:p>
    <w:p w14:paraId="7A59D7F3" w14:textId="77777777" w:rsidR="00DD0AB7" w:rsidRDefault="00DD0AB7" w:rsidP="008E3D3E">
      <w:pPr>
        <w:jc w:val="center"/>
        <w:rPr>
          <w:rFonts w:cs="Times New Roman"/>
          <w:b/>
          <w:bCs/>
        </w:rPr>
      </w:pPr>
    </w:p>
    <w:p w14:paraId="1E363B77" w14:textId="77777777" w:rsidR="00DD0AB7" w:rsidRDefault="00DD0AB7" w:rsidP="008E3D3E">
      <w:pPr>
        <w:jc w:val="center"/>
        <w:rPr>
          <w:rFonts w:cs="Times New Roman"/>
          <w:b/>
          <w:bCs/>
        </w:rPr>
      </w:pPr>
    </w:p>
    <w:p w14:paraId="1B59F18D" w14:textId="77777777" w:rsidR="00DD0AB7" w:rsidRDefault="00DD0AB7" w:rsidP="008E3D3E">
      <w:pPr>
        <w:jc w:val="center"/>
        <w:rPr>
          <w:rFonts w:cs="Times New Roman"/>
          <w:b/>
          <w:bCs/>
        </w:rPr>
      </w:pPr>
    </w:p>
    <w:p w14:paraId="0E1A3A7F" w14:textId="400C0D5D" w:rsidR="00DD0AB7" w:rsidRDefault="00DD0AB7" w:rsidP="00DD0AB7"/>
    <w:p w14:paraId="2C40F885" w14:textId="77777777" w:rsidR="00DD0AB7" w:rsidRPr="00847CAE" w:rsidRDefault="00DD0AB7" w:rsidP="008E3D3E">
      <w:pPr>
        <w:jc w:val="center"/>
        <w:rPr>
          <w:rFonts w:cs="Times New Roman"/>
          <w:b/>
          <w:bCs/>
        </w:rPr>
      </w:pPr>
    </w:p>
    <w:sectPr w:rsidR="00DD0AB7" w:rsidRPr="00847CAE">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692C" w14:textId="77777777" w:rsidR="00626871" w:rsidRDefault="00626871">
      <w:pPr>
        <w:spacing w:after="0" w:line="240" w:lineRule="auto"/>
      </w:pPr>
      <w:r>
        <w:separator/>
      </w:r>
    </w:p>
  </w:endnote>
  <w:endnote w:type="continuationSeparator" w:id="0">
    <w:p w14:paraId="7D5A8474" w14:textId="77777777" w:rsidR="00626871" w:rsidRDefault="0062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BBC62" w14:textId="77777777" w:rsidR="00626871" w:rsidRDefault="00626871">
      <w:pPr>
        <w:spacing w:after="0" w:line="240" w:lineRule="auto"/>
      </w:pPr>
      <w:r>
        <w:separator/>
      </w:r>
    </w:p>
  </w:footnote>
  <w:footnote w:type="continuationSeparator" w:id="0">
    <w:p w14:paraId="58DCD0E9" w14:textId="77777777" w:rsidR="00626871" w:rsidRDefault="00626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752E"/>
    <w:multiLevelType w:val="hybridMultilevel"/>
    <w:tmpl w:val="58E84A0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72945D8"/>
    <w:multiLevelType w:val="hybridMultilevel"/>
    <w:tmpl w:val="6E006B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7E30B4"/>
    <w:multiLevelType w:val="hybridMultilevel"/>
    <w:tmpl w:val="5F50E9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8642FD8"/>
    <w:multiLevelType w:val="hybridMultilevel"/>
    <w:tmpl w:val="36D055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C974B22"/>
    <w:multiLevelType w:val="hybridMultilevel"/>
    <w:tmpl w:val="4EB4A2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1D7566"/>
    <w:multiLevelType w:val="hybridMultilevel"/>
    <w:tmpl w:val="A38497A4"/>
    <w:lvl w:ilvl="0" w:tplc="0DA285E2">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034715"/>
    <w:multiLevelType w:val="hybridMultilevel"/>
    <w:tmpl w:val="8A9640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03E671D"/>
    <w:multiLevelType w:val="hybridMultilevel"/>
    <w:tmpl w:val="25C686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5942BA3"/>
    <w:multiLevelType w:val="hybridMultilevel"/>
    <w:tmpl w:val="8A649F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F0522B"/>
    <w:multiLevelType w:val="hybridMultilevel"/>
    <w:tmpl w:val="1DA46FF6"/>
    <w:lvl w:ilvl="0" w:tplc="38090019">
      <w:start w:val="1"/>
      <w:numFmt w:val="lowerLetter"/>
      <w:lvlText w:val="%1."/>
      <w:lvlJc w:val="left"/>
      <w:pPr>
        <w:ind w:left="1068"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1068"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D3950F1"/>
    <w:multiLevelType w:val="multilevel"/>
    <w:tmpl w:val="D278047C"/>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1"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961D98"/>
    <w:multiLevelType w:val="hybridMultilevel"/>
    <w:tmpl w:val="B53EB3CA"/>
    <w:lvl w:ilvl="0" w:tplc="38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61E02043"/>
    <w:multiLevelType w:val="hybridMultilevel"/>
    <w:tmpl w:val="B76A03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627A2813"/>
    <w:multiLevelType w:val="hybridMultilevel"/>
    <w:tmpl w:val="1DB639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D023AE7"/>
    <w:multiLevelType w:val="hybridMultilevel"/>
    <w:tmpl w:val="DBE0A5B0"/>
    <w:lvl w:ilvl="0" w:tplc="38090019">
      <w:start w:val="1"/>
      <w:numFmt w:val="lowerLetter"/>
      <w:lvlText w:val="%1."/>
      <w:lvlJc w:val="left"/>
      <w:pPr>
        <w:ind w:left="1440" w:hanging="360"/>
      </w:pPr>
    </w:lvl>
    <w:lvl w:ilvl="1" w:tplc="04090019">
      <w:start w:val="1"/>
      <w:numFmt w:val="lowerLetter"/>
      <w:lvlText w:val="%2."/>
      <w:lvlJc w:val="left"/>
      <w:pPr>
        <w:ind w:left="1069"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1069"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936A51"/>
    <w:multiLevelType w:val="hybridMultilevel"/>
    <w:tmpl w:val="1B921120"/>
    <w:lvl w:ilvl="0" w:tplc="EFA416C8">
      <w:start w:val="1"/>
      <w:numFmt w:val="decimal"/>
      <w:lvlText w:val="%1."/>
      <w:lvlJc w:val="left"/>
      <w:pPr>
        <w:ind w:left="360" w:hanging="360"/>
      </w:pPr>
      <w:rPr>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7A37709D"/>
    <w:multiLevelType w:val="hybridMultilevel"/>
    <w:tmpl w:val="DE0AA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867498">
    <w:abstractNumId w:val="10"/>
  </w:num>
  <w:num w:numId="2" w16cid:durableId="1443964024">
    <w:abstractNumId w:val="8"/>
  </w:num>
  <w:num w:numId="3" w16cid:durableId="252670514">
    <w:abstractNumId w:val="4"/>
  </w:num>
  <w:num w:numId="4" w16cid:durableId="1524049753">
    <w:abstractNumId w:val="7"/>
  </w:num>
  <w:num w:numId="5" w16cid:durableId="1260289046">
    <w:abstractNumId w:val="2"/>
  </w:num>
  <w:num w:numId="6" w16cid:durableId="205725536">
    <w:abstractNumId w:val="13"/>
  </w:num>
  <w:num w:numId="7" w16cid:durableId="129905781">
    <w:abstractNumId w:val="6"/>
  </w:num>
  <w:num w:numId="8" w16cid:durableId="482280087">
    <w:abstractNumId w:val="1"/>
  </w:num>
  <w:num w:numId="9" w16cid:durableId="944390143">
    <w:abstractNumId w:val="12"/>
  </w:num>
  <w:num w:numId="10" w16cid:durableId="110906313">
    <w:abstractNumId w:val="0"/>
  </w:num>
  <w:num w:numId="11" w16cid:durableId="1167282545">
    <w:abstractNumId w:val="3"/>
  </w:num>
  <w:num w:numId="12" w16cid:durableId="158540304">
    <w:abstractNumId w:val="15"/>
  </w:num>
  <w:num w:numId="13" w16cid:durableId="975261550">
    <w:abstractNumId w:val="16"/>
  </w:num>
  <w:num w:numId="14" w16cid:durableId="548690418">
    <w:abstractNumId w:val="14"/>
  </w:num>
  <w:num w:numId="15" w16cid:durableId="489491538">
    <w:abstractNumId w:val="9"/>
  </w:num>
  <w:num w:numId="16" w16cid:durableId="491529939">
    <w:abstractNumId w:val="5"/>
  </w:num>
  <w:num w:numId="17" w16cid:durableId="5248287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15"/>
    <w:rsid w:val="0003080B"/>
    <w:rsid w:val="000346AF"/>
    <w:rsid w:val="000467A4"/>
    <w:rsid w:val="00057E4A"/>
    <w:rsid w:val="000658CD"/>
    <w:rsid w:val="00067509"/>
    <w:rsid w:val="00074306"/>
    <w:rsid w:val="00076A30"/>
    <w:rsid w:val="000B6054"/>
    <w:rsid w:val="000E6E64"/>
    <w:rsid w:val="00132472"/>
    <w:rsid w:val="0013258E"/>
    <w:rsid w:val="0014312F"/>
    <w:rsid w:val="001479D1"/>
    <w:rsid w:val="00156C13"/>
    <w:rsid w:val="00157346"/>
    <w:rsid w:val="0016173A"/>
    <w:rsid w:val="001912EC"/>
    <w:rsid w:val="001948E2"/>
    <w:rsid w:val="001A1871"/>
    <w:rsid w:val="001A5185"/>
    <w:rsid w:val="001A57B0"/>
    <w:rsid w:val="001B7A04"/>
    <w:rsid w:val="001C08A7"/>
    <w:rsid w:val="001C520A"/>
    <w:rsid w:val="001D0C08"/>
    <w:rsid w:val="001D46DA"/>
    <w:rsid w:val="001D647D"/>
    <w:rsid w:val="001E155E"/>
    <w:rsid w:val="001E1F2B"/>
    <w:rsid w:val="001F1233"/>
    <w:rsid w:val="002034AD"/>
    <w:rsid w:val="00221AC8"/>
    <w:rsid w:val="00231E90"/>
    <w:rsid w:val="00235FEB"/>
    <w:rsid w:val="00261058"/>
    <w:rsid w:val="00262E2C"/>
    <w:rsid w:val="0028352C"/>
    <w:rsid w:val="0028429D"/>
    <w:rsid w:val="002A6B85"/>
    <w:rsid w:val="002B20FA"/>
    <w:rsid w:val="002B4D17"/>
    <w:rsid w:val="002B73DD"/>
    <w:rsid w:val="002D3CA3"/>
    <w:rsid w:val="002D4E30"/>
    <w:rsid w:val="002D5C39"/>
    <w:rsid w:val="003119D2"/>
    <w:rsid w:val="00313D67"/>
    <w:rsid w:val="00320FE6"/>
    <w:rsid w:val="00345CD3"/>
    <w:rsid w:val="0036428F"/>
    <w:rsid w:val="003775BC"/>
    <w:rsid w:val="003A6087"/>
    <w:rsid w:val="003C284C"/>
    <w:rsid w:val="003D4FE1"/>
    <w:rsid w:val="003E6C64"/>
    <w:rsid w:val="00401F6A"/>
    <w:rsid w:val="0043386E"/>
    <w:rsid w:val="004512DD"/>
    <w:rsid w:val="00482506"/>
    <w:rsid w:val="004A7EF3"/>
    <w:rsid w:val="004C01A7"/>
    <w:rsid w:val="004E07BE"/>
    <w:rsid w:val="004E2DD4"/>
    <w:rsid w:val="005034AC"/>
    <w:rsid w:val="00506B11"/>
    <w:rsid w:val="00513BF8"/>
    <w:rsid w:val="00520F4A"/>
    <w:rsid w:val="00524990"/>
    <w:rsid w:val="005266C4"/>
    <w:rsid w:val="00531E31"/>
    <w:rsid w:val="00533BD6"/>
    <w:rsid w:val="00556F10"/>
    <w:rsid w:val="005657BD"/>
    <w:rsid w:val="005714DB"/>
    <w:rsid w:val="00574B0D"/>
    <w:rsid w:val="00583600"/>
    <w:rsid w:val="005C7B97"/>
    <w:rsid w:val="005D428E"/>
    <w:rsid w:val="00626871"/>
    <w:rsid w:val="00644103"/>
    <w:rsid w:val="00674587"/>
    <w:rsid w:val="006806B8"/>
    <w:rsid w:val="0068569B"/>
    <w:rsid w:val="006938D4"/>
    <w:rsid w:val="00697128"/>
    <w:rsid w:val="006D31EE"/>
    <w:rsid w:val="006E2343"/>
    <w:rsid w:val="006E5417"/>
    <w:rsid w:val="006F4D88"/>
    <w:rsid w:val="00701E6E"/>
    <w:rsid w:val="0072337F"/>
    <w:rsid w:val="007253B5"/>
    <w:rsid w:val="00742D48"/>
    <w:rsid w:val="00747877"/>
    <w:rsid w:val="00764E4E"/>
    <w:rsid w:val="00767A19"/>
    <w:rsid w:val="0077080B"/>
    <w:rsid w:val="007768B4"/>
    <w:rsid w:val="007816CF"/>
    <w:rsid w:val="00790523"/>
    <w:rsid w:val="00796B15"/>
    <w:rsid w:val="007A1855"/>
    <w:rsid w:val="007B7632"/>
    <w:rsid w:val="007C048D"/>
    <w:rsid w:val="007D10CF"/>
    <w:rsid w:val="007F329C"/>
    <w:rsid w:val="007F3677"/>
    <w:rsid w:val="0080408D"/>
    <w:rsid w:val="00806865"/>
    <w:rsid w:val="008075A3"/>
    <w:rsid w:val="0081138B"/>
    <w:rsid w:val="00814D9F"/>
    <w:rsid w:val="00847CAE"/>
    <w:rsid w:val="00865ACC"/>
    <w:rsid w:val="00874939"/>
    <w:rsid w:val="00887E53"/>
    <w:rsid w:val="00893E01"/>
    <w:rsid w:val="008A06F9"/>
    <w:rsid w:val="008B7CE8"/>
    <w:rsid w:val="008C0EB0"/>
    <w:rsid w:val="008C1D48"/>
    <w:rsid w:val="008C2169"/>
    <w:rsid w:val="008C461D"/>
    <w:rsid w:val="008C7208"/>
    <w:rsid w:val="008D2F11"/>
    <w:rsid w:val="008D3988"/>
    <w:rsid w:val="008D3B8E"/>
    <w:rsid w:val="008D4FB6"/>
    <w:rsid w:val="008D5417"/>
    <w:rsid w:val="008D694C"/>
    <w:rsid w:val="008E3D3E"/>
    <w:rsid w:val="008E3FDB"/>
    <w:rsid w:val="009314D3"/>
    <w:rsid w:val="00934002"/>
    <w:rsid w:val="00937A1F"/>
    <w:rsid w:val="009623DA"/>
    <w:rsid w:val="00967FCB"/>
    <w:rsid w:val="00977243"/>
    <w:rsid w:val="00980A49"/>
    <w:rsid w:val="00980B7A"/>
    <w:rsid w:val="009C15DD"/>
    <w:rsid w:val="009D5850"/>
    <w:rsid w:val="009F4A12"/>
    <w:rsid w:val="009F68A3"/>
    <w:rsid w:val="00A21B6A"/>
    <w:rsid w:val="00A22A73"/>
    <w:rsid w:val="00A366F2"/>
    <w:rsid w:val="00A37E26"/>
    <w:rsid w:val="00A40590"/>
    <w:rsid w:val="00A41BB9"/>
    <w:rsid w:val="00A54DBB"/>
    <w:rsid w:val="00A7092E"/>
    <w:rsid w:val="00A91FE7"/>
    <w:rsid w:val="00AC2D0F"/>
    <w:rsid w:val="00AC6201"/>
    <w:rsid w:val="00AE04A5"/>
    <w:rsid w:val="00AE7984"/>
    <w:rsid w:val="00B238ED"/>
    <w:rsid w:val="00B3378B"/>
    <w:rsid w:val="00B51069"/>
    <w:rsid w:val="00B61535"/>
    <w:rsid w:val="00B837C5"/>
    <w:rsid w:val="00B87756"/>
    <w:rsid w:val="00B91ADB"/>
    <w:rsid w:val="00B9235E"/>
    <w:rsid w:val="00B946EC"/>
    <w:rsid w:val="00B978D9"/>
    <w:rsid w:val="00B97A92"/>
    <w:rsid w:val="00BA5E7A"/>
    <w:rsid w:val="00BB2962"/>
    <w:rsid w:val="00BB37F8"/>
    <w:rsid w:val="00BB5646"/>
    <w:rsid w:val="00BD4084"/>
    <w:rsid w:val="00BE2953"/>
    <w:rsid w:val="00BE4737"/>
    <w:rsid w:val="00BE7278"/>
    <w:rsid w:val="00C22CBF"/>
    <w:rsid w:val="00C22D99"/>
    <w:rsid w:val="00C23766"/>
    <w:rsid w:val="00C31C13"/>
    <w:rsid w:val="00C43726"/>
    <w:rsid w:val="00C474E3"/>
    <w:rsid w:val="00C53423"/>
    <w:rsid w:val="00C65E35"/>
    <w:rsid w:val="00C7422E"/>
    <w:rsid w:val="00C8611A"/>
    <w:rsid w:val="00C90CA9"/>
    <w:rsid w:val="00C939B9"/>
    <w:rsid w:val="00C97619"/>
    <w:rsid w:val="00CD0947"/>
    <w:rsid w:val="00CF6AD0"/>
    <w:rsid w:val="00D23135"/>
    <w:rsid w:val="00D25FD1"/>
    <w:rsid w:val="00D353D5"/>
    <w:rsid w:val="00D53027"/>
    <w:rsid w:val="00D53BE1"/>
    <w:rsid w:val="00D57803"/>
    <w:rsid w:val="00D80679"/>
    <w:rsid w:val="00D85AF4"/>
    <w:rsid w:val="00D94403"/>
    <w:rsid w:val="00DB2180"/>
    <w:rsid w:val="00DC536D"/>
    <w:rsid w:val="00DD095B"/>
    <w:rsid w:val="00DD0AB7"/>
    <w:rsid w:val="00DD44B9"/>
    <w:rsid w:val="00DD4AAF"/>
    <w:rsid w:val="00DD4EBA"/>
    <w:rsid w:val="00DE295B"/>
    <w:rsid w:val="00DE2FB1"/>
    <w:rsid w:val="00DE7B24"/>
    <w:rsid w:val="00E16E3B"/>
    <w:rsid w:val="00E46122"/>
    <w:rsid w:val="00E86DE5"/>
    <w:rsid w:val="00E90369"/>
    <w:rsid w:val="00E93096"/>
    <w:rsid w:val="00E94B11"/>
    <w:rsid w:val="00EA2F99"/>
    <w:rsid w:val="00EA482B"/>
    <w:rsid w:val="00EB3AAD"/>
    <w:rsid w:val="00EB63C9"/>
    <w:rsid w:val="00ED3871"/>
    <w:rsid w:val="00EE3E5B"/>
    <w:rsid w:val="00EF2E4D"/>
    <w:rsid w:val="00EF51C5"/>
    <w:rsid w:val="00F07E18"/>
    <w:rsid w:val="00F16F15"/>
    <w:rsid w:val="00F170C8"/>
    <w:rsid w:val="00F2124E"/>
    <w:rsid w:val="00F84A78"/>
    <w:rsid w:val="00F865A5"/>
    <w:rsid w:val="00F8664B"/>
    <w:rsid w:val="00FB5174"/>
    <w:rsid w:val="00FC7E2B"/>
    <w:rsid w:val="00FD693E"/>
    <w:rsid w:val="00FE0AA0"/>
    <w:rsid w:val="00FE14C7"/>
    <w:rsid w:val="00FF42E6"/>
    <w:rsid w:val="00FF4DCD"/>
    <w:rsid w:val="00FF5099"/>
    <w:rsid w:val="00FF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C34E8"/>
  <w15:docId w15:val="{7876A7A5-9D36-4B42-8418-CB9548B0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Bibliography">
    <w:name w:val="Bibliography"/>
    <w:basedOn w:val="Normal"/>
    <w:next w:val="Normal"/>
    <w:uiPriority w:val="37"/>
    <w:unhideWhenUsed/>
    <w:rsid w:val="00DD0AB7"/>
  </w:style>
  <w:style w:type="character" w:styleId="UnresolvedMention">
    <w:name w:val="Unresolved Mention"/>
    <w:basedOn w:val="DefaultParagraphFont"/>
    <w:uiPriority w:val="99"/>
    <w:semiHidden/>
    <w:unhideWhenUsed/>
    <w:rsid w:val="00F17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3">
      <w:bodyDiv w:val="1"/>
      <w:marLeft w:val="0"/>
      <w:marRight w:val="0"/>
      <w:marTop w:val="0"/>
      <w:marBottom w:val="0"/>
      <w:divBdr>
        <w:top w:val="none" w:sz="0" w:space="0" w:color="auto"/>
        <w:left w:val="none" w:sz="0" w:space="0" w:color="auto"/>
        <w:bottom w:val="none" w:sz="0" w:space="0" w:color="auto"/>
        <w:right w:val="none" w:sz="0" w:space="0" w:color="auto"/>
      </w:divBdr>
    </w:div>
    <w:div w:id="1513666">
      <w:bodyDiv w:val="1"/>
      <w:marLeft w:val="0"/>
      <w:marRight w:val="0"/>
      <w:marTop w:val="0"/>
      <w:marBottom w:val="0"/>
      <w:divBdr>
        <w:top w:val="none" w:sz="0" w:space="0" w:color="auto"/>
        <w:left w:val="none" w:sz="0" w:space="0" w:color="auto"/>
        <w:bottom w:val="none" w:sz="0" w:space="0" w:color="auto"/>
        <w:right w:val="none" w:sz="0" w:space="0" w:color="auto"/>
      </w:divBdr>
    </w:div>
    <w:div w:id="18436328">
      <w:bodyDiv w:val="1"/>
      <w:marLeft w:val="0"/>
      <w:marRight w:val="0"/>
      <w:marTop w:val="0"/>
      <w:marBottom w:val="0"/>
      <w:divBdr>
        <w:top w:val="none" w:sz="0" w:space="0" w:color="auto"/>
        <w:left w:val="none" w:sz="0" w:space="0" w:color="auto"/>
        <w:bottom w:val="none" w:sz="0" w:space="0" w:color="auto"/>
        <w:right w:val="none" w:sz="0" w:space="0" w:color="auto"/>
      </w:divBdr>
    </w:div>
    <w:div w:id="26031587">
      <w:bodyDiv w:val="1"/>
      <w:marLeft w:val="0"/>
      <w:marRight w:val="0"/>
      <w:marTop w:val="0"/>
      <w:marBottom w:val="0"/>
      <w:divBdr>
        <w:top w:val="none" w:sz="0" w:space="0" w:color="auto"/>
        <w:left w:val="none" w:sz="0" w:space="0" w:color="auto"/>
        <w:bottom w:val="none" w:sz="0" w:space="0" w:color="auto"/>
        <w:right w:val="none" w:sz="0" w:space="0" w:color="auto"/>
      </w:divBdr>
    </w:div>
    <w:div w:id="46144465">
      <w:bodyDiv w:val="1"/>
      <w:marLeft w:val="0"/>
      <w:marRight w:val="0"/>
      <w:marTop w:val="0"/>
      <w:marBottom w:val="0"/>
      <w:divBdr>
        <w:top w:val="none" w:sz="0" w:space="0" w:color="auto"/>
        <w:left w:val="none" w:sz="0" w:space="0" w:color="auto"/>
        <w:bottom w:val="none" w:sz="0" w:space="0" w:color="auto"/>
        <w:right w:val="none" w:sz="0" w:space="0" w:color="auto"/>
      </w:divBdr>
    </w:div>
    <w:div w:id="52699179">
      <w:bodyDiv w:val="1"/>
      <w:marLeft w:val="0"/>
      <w:marRight w:val="0"/>
      <w:marTop w:val="0"/>
      <w:marBottom w:val="0"/>
      <w:divBdr>
        <w:top w:val="none" w:sz="0" w:space="0" w:color="auto"/>
        <w:left w:val="none" w:sz="0" w:space="0" w:color="auto"/>
        <w:bottom w:val="none" w:sz="0" w:space="0" w:color="auto"/>
        <w:right w:val="none" w:sz="0" w:space="0" w:color="auto"/>
      </w:divBdr>
    </w:div>
    <w:div w:id="59329086">
      <w:bodyDiv w:val="1"/>
      <w:marLeft w:val="0"/>
      <w:marRight w:val="0"/>
      <w:marTop w:val="0"/>
      <w:marBottom w:val="0"/>
      <w:divBdr>
        <w:top w:val="none" w:sz="0" w:space="0" w:color="auto"/>
        <w:left w:val="none" w:sz="0" w:space="0" w:color="auto"/>
        <w:bottom w:val="none" w:sz="0" w:space="0" w:color="auto"/>
        <w:right w:val="none" w:sz="0" w:space="0" w:color="auto"/>
      </w:divBdr>
    </w:div>
    <w:div w:id="64111189">
      <w:bodyDiv w:val="1"/>
      <w:marLeft w:val="0"/>
      <w:marRight w:val="0"/>
      <w:marTop w:val="0"/>
      <w:marBottom w:val="0"/>
      <w:divBdr>
        <w:top w:val="none" w:sz="0" w:space="0" w:color="auto"/>
        <w:left w:val="none" w:sz="0" w:space="0" w:color="auto"/>
        <w:bottom w:val="none" w:sz="0" w:space="0" w:color="auto"/>
        <w:right w:val="none" w:sz="0" w:space="0" w:color="auto"/>
      </w:divBdr>
    </w:div>
    <w:div w:id="65345922">
      <w:bodyDiv w:val="1"/>
      <w:marLeft w:val="0"/>
      <w:marRight w:val="0"/>
      <w:marTop w:val="0"/>
      <w:marBottom w:val="0"/>
      <w:divBdr>
        <w:top w:val="none" w:sz="0" w:space="0" w:color="auto"/>
        <w:left w:val="none" w:sz="0" w:space="0" w:color="auto"/>
        <w:bottom w:val="none" w:sz="0" w:space="0" w:color="auto"/>
        <w:right w:val="none" w:sz="0" w:space="0" w:color="auto"/>
      </w:divBdr>
    </w:div>
    <w:div w:id="69009736">
      <w:bodyDiv w:val="1"/>
      <w:marLeft w:val="0"/>
      <w:marRight w:val="0"/>
      <w:marTop w:val="0"/>
      <w:marBottom w:val="0"/>
      <w:divBdr>
        <w:top w:val="none" w:sz="0" w:space="0" w:color="auto"/>
        <w:left w:val="none" w:sz="0" w:space="0" w:color="auto"/>
        <w:bottom w:val="none" w:sz="0" w:space="0" w:color="auto"/>
        <w:right w:val="none" w:sz="0" w:space="0" w:color="auto"/>
      </w:divBdr>
    </w:div>
    <w:div w:id="76287949">
      <w:bodyDiv w:val="1"/>
      <w:marLeft w:val="0"/>
      <w:marRight w:val="0"/>
      <w:marTop w:val="0"/>
      <w:marBottom w:val="0"/>
      <w:divBdr>
        <w:top w:val="none" w:sz="0" w:space="0" w:color="auto"/>
        <w:left w:val="none" w:sz="0" w:space="0" w:color="auto"/>
        <w:bottom w:val="none" w:sz="0" w:space="0" w:color="auto"/>
        <w:right w:val="none" w:sz="0" w:space="0" w:color="auto"/>
      </w:divBdr>
    </w:div>
    <w:div w:id="78405910">
      <w:bodyDiv w:val="1"/>
      <w:marLeft w:val="0"/>
      <w:marRight w:val="0"/>
      <w:marTop w:val="0"/>
      <w:marBottom w:val="0"/>
      <w:divBdr>
        <w:top w:val="none" w:sz="0" w:space="0" w:color="auto"/>
        <w:left w:val="none" w:sz="0" w:space="0" w:color="auto"/>
        <w:bottom w:val="none" w:sz="0" w:space="0" w:color="auto"/>
        <w:right w:val="none" w:sz="0" w:space="0" w:color="auto"/>
      </w:divBdr>
    </w:div>
    <w:div w:id="79570922">
      <w:bodyDiv w:val="1"/>
      <w:marLeft w:val="0"/>
      <w:marRight w:val="0"/>
      <w:marTop w:val="0"/>
      <w:marBottom w:val="0"/>
      <w:divBdr>
        <w:top w:val="none" w:sz="0" w:space="0" w:color="auto"/>
        <w:left w:val="none" w:sz="0" w:space="0" w:color="auto"/>
        <w:bottom w:val="none" w:sz="0" w:space="0" w:color="auto"/>
        <w:right w:val="none" w:sz="0" w:space="0" w:color="auto"/>
      </w:divBdr>
    </w:div>
    <w:div w:id="100344720">
      <w:bodyDiv w:val="1"/>
      <w:marLeft w:val="0"/>
      <w:marRight w:val="0"/>
      <w:marTop w:val="0"/>
      <w:marBottom w:val="0"/>
      <w:divBdr>
        <w:top w:val="none" w:sz="0" w:space="0" w:color="auto"/>
        <w:left w:val="none" w:sz="0" w:space="0" w:color="auto"/>
        <w:bottom w:val="none" w:sz="0" w:space="0" w:color="auto"/>
        <w:right w:val="none" w:sz="0" w:space="0" w:color="auto"/>
      </w:divBdr>
    </w:div>
    <w:div w:id="114641407">
      <w:bodyDiv w:val="1"/>
      <w:marLeft w:val="0"/>
      <w:marRight w:val="0"/>
      <w:marTop w:val="0"/>
      <w:marBottom w:val="0"/>
      <w:divBdr>
        <w:top w:val="none" w:sz="0" w:space="0" w:color="auto"/>
        <w:left w:val="none" w:sz="0" w:space="0" w:color="auto"/>
        <w:bottom w:val="none" w:sz="0" w:space="0" w:color="auto"/>
        <w:right w:val="none" w:sz="0" w:space="0" w:color="auto"/>
      </w:divBdr>
    </w:div>
    <w:div w:id="135340105">
      <w:bodyDiv w:val="1"/>
      <w:marLeft w:val="0"/>
      <w:marRight w:val="0"/>
      <w:marTop w:val="0"/>
      <w:marBottom w:val="0"/>
      <w:divBdr>
        <w:top w:val="none" w:sz="0" w:space="0" w:color="auto"/>
        <w:left w:val="none" w:sz="0" w:space="0" w:color="auto"/>
        <w:bottom w:val="none" w:sz="0" w:space="0" w:color="auto"/>
        <w:right w:val="none" w:sz="0" w:space="0" w:color="auto"/>
      </w:divBdr>
    </w:div>
    <w:div w:id="136070590">
      <w:bodyDiv w:val="1"/>
      <w:marLeft w:val="0"/>
      <w:marRight w:val="0"/>
      <w:marTop w:val="0"/>
      <w:marBottom w:val="0"/>
      <w:divBdr>
        <w:top w:val="none" w:sz="0" w:space="0" w:color="auto"/>
        <w:left w:val="none" w:sz="0" w:space="0" w:color="auto"/>
        <w:bottom w:val="none" w:sz="0" w:space="0" w:color="auto"/>
        <w:right w:val="none" w:sz="0" w:space="0" w:color="auto"/>
      </w:divBdr>
    </w:div>
    <w:div w:id="152986707">
      <w:bodyDiv w:val="1"/>
      <w:marLeft w:val="0"/>
      <w:marRight w:val="0"/>
      <w:marTop w:val="0"/>
      <w:marBottom w:val="0"/>
      <w:divBdr>
        <w:top w:val="none" w:sz="0" w:space="0" w:color="auto"/>
        <w:left w:val="none" w:sz="0" w:space="0" w:color="auto"/>
        <w:bottom w:val="none" w:sz="0" w:space="0" w:color="auto"/>
        <w:right w:val="none" w:sz="0" w:space="0" w:color="auto"/>
      </w:divBdr>
    </w:div>
    <w:div w:id="153684956">
      <w:bodyDiv w:val="1"/>
      <w:marLeft w:val="0"/>
      <w:marRight w:val="0"/>
      <w:marTop w:val="0"/>
      <w:marBottom w:val="0"/>
      <w:divBdr>
        <w:top w:val="none" w:sz="0" w:space="0" w:color="auto"/>
        <w:left w:val="none" w:sz="0" w:space="0" w:color="auto"/>
        <w:bottom w:val="none" w:sz="0" w:space="0" w:color="auto"/>
        <w:right w:val="none" w:sz="0" w:space="0" w:color="auto"/>
      </w:divBdr>
    </w:div>
    <w:div w:id="169490183">
      <w:bodyDiv w:val="1"/>
      <w:marLeft w:val="0"/>
      <w:marRight w:val="0"/>
      <w:marTop w:val="0"/>
      <w:marBottom w:val="0"/>
      <w:divBdr>
        <w:top w:val="none" w:sz="0" w:space="0" w:color="auto"/>
        <w:left w:val="none" w:sz="0" w:space="0" w:color="auto"/>
        <w:bottom w:val="none" w:sz="0" w:space="0" w:color="auto"/>
        <w:right w:val="none" w:sz="0" w:space="0" w:color="auto"/>
      </w:divBdr>
    </w:div>
    <w:div w:id="203907556">
      <w:bodyDiv w:val="1"/>
      <w:marLeft w:val="0"/>
      <w:marRight w:val="0"/>
      <w:marTop w:val="0"/>
      <w:marBottom w:val="0"/>
      <w:divBdr>
        <w:top w:val="none" w:sz="0" w:space="0" w:color="auto"/>
        <w:left w:val="none" w:sz="0" w:space="0" w:color="auto"/>
        <w:bottom w:val="none" w:sz="0" w:space="0" w:color="auto"/>
        <w:right w:val="none" w:sz="0" w:space="0" w:color="auto"/>
      </w:divBdr>
    </w:div>
    <w:div w:id="206647468">
      <w:bodyDiv w:val="1"/>
      <w:marLeft w:val="0"/>
      <w:marRight w:val="0"/>
      <w:marTop w:val="0"/>
      <w:marBottom w:val="0"/>
      <w:divBdr>
        <w:top w:val="none" w:sz="0" w:space="0" w:color="auto"/>
        <w:left w:val="none" w:sz="0" w:space="0" w:color="auto"/>
        <w:bottom w:val="none" w:sz="0" w:space="0" w:color="auto"/>
        <w:right w:val="none" w:sz="0" w:space="0" w:color="auto"/>
      </w:divBdr>
    </w:div>
    <w:div w:id="208224965">
      <w:bodyDiv w:val="1"/>
      <w:marLeft w:val="0"/>
      <w:marRight w:val="0"/>
      <w:marTop w:val="0"/>
      <w:marBottom w:val="0"/>
      <w:divBdr>
        <w:top w:val="none" w:sz="0" w:space="0" w:color="auto"/>
        <w:left w:val="none" w:sz="0" w:space="0" w:color="auto"/>
        <w:bottom w:val="none" w:sz="0" w:space="0" w:color="auto"/>
        <w:right w:val="none" w:sz="0" w:space="0" w:color="auto"/>
      </w:divBdr>
    </w:div>
    <w:div w:id="226653065">
      <w:bodyDiv w:val="1"/>
      <w:marLeft w:val="0"/>
      <w:marRight w:val="0"/>
      <w:marTop w:val="0"/>
      <w:marBottom w:val="0"/>
      <w:divBdr>
        <w:top w:val="none" w:sz="0" w:space="0" w:color="auto"/>
        <w:left w:val="none" w:sz="0" w:space="0" w:color="auto"/>
        <w:bottom w:val="none" w:sz="0" w:space="0" w:color="auto"/>
        <w:right w:val="none" w:sz="0" w:space="0" w:color="auto"/>
      </w:divBdr>
    </w:div>
    <w:div w:id="241917498">
      <w:bodyDiv w:val="1"/>
      <w:marLeft w:val="0"/>
      <w:marRight w:val="0"/>
      <w:marTop w:val="0"/>
      <w:marBottom w:val="0"/>
      <w:divBdr>
        <w:top w:val="none" w:sz="0" w:space="0" w:color="auto"/>
        <w:left w:val="none" w:sz="0" w:space="0" w:color="auto"/>
        <w:bottom w:val="none" w:sz="0" w:space="0" w:color="auto"/>
        <w:right w:val="none" w:sz="0" w:space="0" w:color="auto"/>
      </w:divBdr>
    </w:div>
    <w:div w:id="249119546">
      <w:bodyDiv w:val="1"/>
      <w:marLeft w:val="0"/>
      <w:marRight w:val="0"/>
      <w:marTop w:val="0"/>
      <w:marBottom w:val="0"/>
      <w:divBdr>
        <w:top w:val="none" w:sz="0" w:space="0" w:color="auto"/>
        <w:left w:val="none" w:sz="0" w:space="0" w:color="auto"/>
        <w:bottom w:val="none" w:sz="0" w:space="0" w:color="auto"/>
        <w:right w:val="none" w:sz="0" w:space="0" w:color="auto"/>
      </w:divBdr>
    </w:div>
    <w:div w:id="250741365">
      <w:bodyDiv w:val="1"/>
      <w:marLeft w:val="0"/>
      <w:marRight w:val="0"/>
      <w:marTop w:val="0"/>
      <w:marBottom w:val="0"/>
      <w:divBdr>
        <w:top w:val="none" w:sz="0" w:space="0" w:color="auto"/>
        <w:left w:val="none" w:sz="0" w:space="0" w:color="auto"/>
        <w:bottom w:val="none" w:sz="0" w:space="0" w:color="auto"/>
        <w:right w:val="none" w:sz="0" w:space="0" w:color="auto"/>
      </w:divBdr>
    </w:div>
    <w:div w:id="252592468">
      <w:bodyDiv w:val="1"/>
      <w:marLeft w:val="0"/>
      <w:marRight w:val="0"/>
      <w:marTop w:val="0"/>
      <w:marBottom w:val="0"/>
      <w:divBdr>
        <w:top w:val="none" w:sz="0" w:space="0" w:color="auto"/>
        <w:left w:val="none" w:sz="0" w:space="0" w:color="auto"/>
        <w:bottom w:val="none" w:sz="0" w:space="0" w:color="auto"/>
        <w:right w:val="none" w:sz="0" w:space="0" w:color="auto"/>
      </w:divBdr>
    </w:div>
    <w:div w:id="254948446">
      <w:bodyDiv w:val="1"/>
      <w:marLeft w:val="0"/>
      <w:marRight w:val="0"/>
      <w:marTop w:val="0"/>
      <w:marBottom w:val="0"/>
      <w:divBdr>
        <w:top w:val="none" w:sz="0" w:space="0" w:color="auto"/>
        <w:left w:val="none" w:sz="0" w:space="0" w:color="auto"/>
        <w:bottom w:val="none" w:sz="0" w:space="0" w:color="auto"/>
        <w:right w:val="none" w:sz="0" w:space="0" w:color="auto"/>
      </w:divBdr>
    </w:div>
    <w:div w:id="269239826">
      <w:bodyDiv w:val="1"/>
      <w:marLeft w:val="0"/>
      <w:marRight w:val="0"/>
      <w:marTop w:val="0"/>
      <w:marBottom w:val="0"/>
      <w:divBdr>
        <w:top w:val="none" w:sz="0" w:space="0" w:color="auto"/>
        <w:left w:val="none" w:sz="0" w:space="0" w:color="auto"/>
        <w:bottom w:val="none" w:sz="0" w:space="0" w:color="auto"/>
        <w:right w:val="none" w:sz="0" w:space="0" w:color="auto"/>
      </w:divBdr>
    </w:div>
    <w:div w:id="288753581">
      <w:bodyDiv w:val="1"/>
      <w:marLeft w:val="0"/>
      <w:marRight w:val="0"/>
      <w:marTop w:val="0"/>
      <w:marBottom w:val="0"/>
      <w:divBdr>
        <w:top w:val="none" w:sz="0" w:space="0" w:color="auto"/>
        <w:left w:val="none" w:sz="0" w:space="0" w:color="auto"/>
        <w:bottom w:val="none" w:sz="0" w:space="0" w:color="auto"/>
        <w:right w:val="none" w:sz="0" w:space="0" w:color="auto"/>
      </w:divBdr>
    </w:div>
    <w:div w:id="292906152">
      <w:bodyDiv w:val="1"/>
      <w:marLeft w:val="0"/>
      <w:marRight w:val="0"/>
      <w:marTop w:val="0"/>
      <w:marBottom w:val="0"/>
      <w:divBdr>
        <w:top w:val="none" w:sz="0" w:space="0" w:color="auto"/>
        <w:left w:val="none" w:sz="0" w:space="0" w:color="auto"/>
        <w:bottom w:val="none" w:sz="0" w:space="0" w:color="auto"/>
        <w:right w:val="none" w:sz="0" w:space="0" w:color="auto"/>
      </w:divBdr>
    </w:div>
    <w:div w:id="295572534">
      <w:bodyDiv w:val="1"/>
      <w:marLeft w:val="0"/>
      <w:marRight w:val="0"/>
      <w:marTop w:val="0"/>
      <w:marBottom w:val="0"/>
      <w:divBdr>
        <w:top w:val="none" w:sz="0" w:space="0" w:color="auto"/>
        <w:left w:val="none" w:sz="0" w:space="0" w:color="auto"/>
        <w:bottom w:val="none" w:sz="0" w:space="0" w:color="auto"/>
        <w:right w:val="none" w:sz="0" w:space="0" w:color="auto"/>
      </w:divBdr>
    </w:div>
    <w:div w:id="296420273">
      <w:bodyDiv w:val="1"/>
      <w:marLeft w:val="0"/>
      <w:marRight w:val="0"/>
      <w:marTop w:val="0"/>
      <w:marBottom w:val="0"/>
      <w:divBdr>
        <w:top w:val="none" w:sz="0" w:space="0" w:color="auto"/>
        <w:left w:val="none" w:sz="0" w:space="0" w:color="auto"/>
        <w:bottom w:val="none" w:sz="0" w:space="0" w:color="auto"/>
        <w:right w:val="none" w:sz="0" w:space="0" w:color="auto"/>
      </w:divBdr>
    </w:div>
    <w:div w:id="305549988">
      <w:bodyDiv w:val="1"/>
      <w:marLeft w:val="0"/>
      <w:marRight w:val="0"/>
      <w:marTop w:val="0"/>
      <w:marBottom w:val="0"/>
      <w:divBdr>
        <w:top w:val="none" w:sz="0" w:space="0" w:color="auto"/>
        <w:left w:val="none" w:sz="0" w:space="0" w:color="auto"/>
        <w:bottom w:val="none" w:sz="0" w:space="0" w:color="auto"/>
        <w:right w:val="none" w:sz="0" w:space="0" w:color="auto"/>
      </w:divBdr>
    </w:div>
    <w:div w:id="310988075">
      <w:bodyDiv w:val="1"/>
      <w:marLeft w:val="0"/>
      <w:marRight w:val="0"/>
      <w:marTop w:val="0"/>
      <w:marBottom w:val="0"/>
      <w:divBdr>
        <w:top w:val="none" w:sz="0" w:space="0" w:color="auto"/>
        <w:left w:val="none" w:sz="0" w:space="0" w:color="auto"/>
        <w:bottom w:val="none" w:sz="0" w:space="0" w:color="auto"/>
        <w:right w:val="none" w:sz="0" w:space="0" w:color="auto"/>
      </w:divBdr>
    </w:div>
    <w:div w:id="314066616">
      <w:bodyDiv w:val="1"/>
      <w:marLeft w:val="0"/>
      <w:marRight w:val="0"/>
      <w:marTop w:val="0"/>
      <w:marBottom w:val="0"/>
      <w:divBdr>
        <w:top w:val="none" w:sz="0" w:space="0" w:color="auto"/>
        <w:left w:val="none" w:sz="0" w:space="0" w:color="auto"/>
        <w:bottom w:val="none" w:sz="0" w:space="0" w:color="auto"/>
        <w:right w:val="none" w:sz="0" w:space="0" w:color="auto"/>
      </w:divBdr>
    </w:div>
    <w:div w:id="316885741">
      <w:bodyDiv w:val="1"/>
      <w:marLeft w:val="0"/>
      <w:marRight w:val="0"/>
      <w:marTop w:val="0"/>
      <w:marBottom w:val="0"/>
      <w:divBdr>
        <w:top w:val="none" w:sz="0" w:space="0" w:color="auto"/>
        <w:left w:val="none" w:sz="0" w:space="0" w:color="auto"/>
        <w:bottom w:val="none" w:sz="0" w:space="0" w:color="auto"/>
        <w:right w:val="none" w:sz="0" w:space="0" w:color="auto"/>
      </w:divBdr>
    </w:div>
    <w:div w:id="326055388">
      <w:bodyDiv w:val="1"/>
      <w:marLeft w:val="0"/>
      <w:marRight w:val="0"/>
      <w:marTop w:val="0"/>
      <w:marBottom w:val="0"/>
      <w:divBdr>
        <w:top w:val="none" w:sz="0" w:space="0" w:color="auto"/>
        <w:left w:val="none" w:sz="0" w:space="0" w:color="auto"/>
        <w:bottom w:val="none" w:sz="0" w:space="0" w:color="auto"/>
        <w:right w:val="none" w:sz="0" w:space="0" w:color="auto"/>
      </w:divBdr>
    </w:div>
    <w:div w:id="329792816">
      <w:bodyDiv w:val="1"/>
      <w:marLeft w:val="0"/>
      <w:marRight w:val="0"/>
      <w:marTop w:val="0"/>
      <w:marBottom w:val="0"/>
      <w:divBdr>
        <w:top w:val="none" w:sz="0" w:space="0" w:color="auto"/>
        <w:left w:val="none" w:sz="0" w:space="0" w:color="auto"/>
        <w:bottom w:val="none" w:sz="0" w:space="0" w:color="auto"/>
        <w:right w:val="none" w:sz="0" w:space="0" w:color="auto"/>
      </w:divBdr>
    </w:div>
    <w:div w:id="330564994">
      <w:bodyDiv w:val="1"/>
      <w:marLeft w:val="0"/>
      <w:marRight w:val="0"/>
      <w:marTop w:val="0"/>
      <w:marBottom w:val="0"/>
      <w:divBdr>
        <w:top w:val="none" w:sz="0" w:space="0" w:color="auto"/>
        <w:left w:val="none" w:sz="0" w:space="0" w:color="auto"/>
        <w:bottom w:val="none" w:sz="0" w:space="0" w:color="auto"/>
        <w:right w:val="none" w:sz="0" w:space="0" w:color="auto"/>
      </w:divBdr>
    </w:div>
    <w:div w:id="331107431">
      <w:bodyDiv w:val="1"/>
      <w:marLeft w:val="0"/>
      <w:marRight w:val="0"/>
      <w:marTop w:val="0"/>
      <w:marBottom w:val="0"/>
      <w:divBdr>
        <w:top w:val="none" w:sz="0" w:space="0" w:color="auto"/>
        <w:left w:val="none" w:sz="0" w:space="0" w:color="auto"/>
        <w:bottom w:val="none" w:sz="0" w:space="0" w:color="auto"/>
        <w:right w:val="none" w:sz="0" w:space="0" w:color="auto"/>
      </w:divBdr>
    </w:div>
    <w:div w:id="342172857">
      <w:bodyDiv w:val="1"/>
      <w:marLeft w:val="0"/>
      <w:marRight w:val="0"/>
      <w:marTop w:val="0"/>
      <w:marBottom w:val="0"/>
      <w:divBdr>
        <w:top w:val="none" w:sz="0" w:space="0" w:color="auto"/>
        <w:left w:val="none" w:sz="0" w:space="0" w:color="auto"/>
        <w:bottom w:val="none" w:sz="0" w:space="0" w:color="auto"/>
        <w:right w:val="none" w:sz="0" w:space="0" w:color="auto"/>
      </w:divBdr>
    </w:div>
    <w:div w:id="345404381">
      <w:bodyDiv w:val="1"/>
      <w:marLeft w:val="0"/>
      <w:marRight w:val="0"/>
      <w:marTop w:val="0"/>
      <w:marBottom w:val="0"/>
      <w:divBdr>
        <w:top w:val="none" w:sz="0" w:space="0" w:color="auto"/>
        <w:left w:val="none" w:sz="0" w:space="0" w:color="auto"/>
        <w:bottom w:val="none" w:sz="0" w:space="0" w:color="auto"/>
        <w:right w:val="none" w:sz="0" w:space="0" w:color="auto"/>
      </w:divBdr>
    </w:div>
    <w:div w:id="361438638">
      <w:bodyDiv w:val="1"/>
      <w:marLeft w:val="0"/>
      <w:marRight w:val="0"/>
      <w:marTop w:val="0"/>
      <w:marBottom w:val="0"/>
      <w:divBdr>
        <w:top w:val="none" w:sz="0" w:space="0" w:color="auto"/>
        <w:left w:val="none" w:sz="0" w:space="0" w:color="auto"/>
        <w:bottom w:val="none" w:sz="0" w:space="0" w:color="auto"/>
        <w:right w:val="none" w:sz="0" w:space="0" w:color="auto"/>
      </w:divBdr>
    </w:div>
    <w:div w:id="373778133">
      <w:bodyDiv w:val="1"/>
      <w:marLeft w:val="0"/>
      <w:marRight w:val="0"/>
      <w:marTop w:val="0"/>
      <w:marBottom w:val="0"/>
      <w:divBdr>
        <w:top w:val="none" w:sz="0" w:space="0" w:color="auto"/>
        <w:left w:val="none" w:sz="0" w:space="0" w:color="auto"/>
        <w:bottom w:val="none" w:sz="0" w:space="0" w:color="auto"/>
        <w:right w:val="none" w:sz="0" w:space="0" w:color="auto"/>
      </w:divBdr>
    </w:div>
    <w:div w:id="375813843">
      <w:bodyDiv w:val="1"/>
      <w:marLeft w:val="0"/>
      <w:marRight w:val="0"/>
      <w:marTop w:val="0"/>
      <w:marBottom w:val="0"/>
      <w:divBdr>
        <w:top w:val="none" w:sz="0" w:space="0" w:color="auto"/>
        <w:left w:val="none" w:sz="0" w:space="0" w:color="auto"/>
        <w:bottom w:val="none" w:sz="0" w:space="0" w:color="auto"/>
        <w:right w:val="none" w:sz="0" w:space="0" w:color="auto"/>
      </w:divBdr>
    </w:div>
    <w:div w:id="378288835">
      <w:bodyDiv w:val="1"/>
      <w:marLeft w:val="0"/>
      <w:marRight w:val="0"/>
      <w:marTop w:val="0"/>
      <w:marBottom w:val="0"/>
      <w:divBdr>
        <w:top w:val="none" w:sz="0" w:space="0" w:color="auto"/>
        <w:left w:val="none" w:sz="0" w:space="0" w:color="auto"/>
        <w:bottom w:val="none" w:sz="0" w:space="0" w:color="auto"/>
        <w:right w:val="none" w:sz="0" w:space="0" w:color="auto"/>
      </w:divBdr>
    </w:div>
    <w:div w:id="380517564">
      <w:bodyDiv w:val="1"/>
      <w:marLeft w:val="0"/>
      <w:marRight w:val="0"/>
      <w:marTop w:val="0"/>
      <w:marBottom w:val="0"/>
      <w:divBdr>
        <w:top w:val="none" w:sz="0" w:space="0" w:color="auto"/>
        <w:left w:val="none" w:sz="0" w:space="0" w:color="auto"/>
        <w:bottom w:val="none" w:sz="0" w:space="0" w:color="auto"/>
        <w:right w:val="none" w:sz="0" w:space="0" w:color="auto"/>
      </w:divBdr>
    </w:div>
    <w:div w:id="387193480">
      <w:bodyDiv w:val="1"/>
      <w:marLeft w:val="0"/>
      <w:marRight w:val="0"/>
      <w:marTop w:val="0"/>
      <w:marBottom w:val="0"/>
      <w:divBdr>
        <w:top w:val="none" w:sz="0" w:space="0" w:color="auto"/>
        <w:left w:val="none" w:sz="0" w:space="0" w:color="auto"/>
        <w:bottom w:val="none" w:sz="0" w:space="0" w:color="auto"/>
        <w:right w:val="none" w:sz="0" w:space="0" w:color="auto"/>
      </w:divBdr>
    </w:div>
    <w:div w:id="392242605">
      <w:bodyDiv w:val="1"/>
      <w:marLeft w:val="0"/>
      <w:marRight w:val="0"/>
      <w:marTop w:val="0"/>
      <w:marBottom w:val="0"/>
      <w:divBdr>
        <w:top w:val="none" w:sz="0" w:space="0" w:color="auto"/>
        <w:left w:val="none" w:sz="0" w:space="0" w:color="auto"/>
        <w:bottom w:val="none" w:sz="0" w:space="0" w:color="auto"/>
        <w:right w:val="none" w:sz="0" w:space="0" w:color="auto"/>
      </w:divBdr>
    </w:div>
    <w:div w:id="394622448">
      <w:bodyDiv w:val="1"/>
      <w:marLeft w:val="0"/>
      <w:marRight w:val="0"/>
      <w:marTop w:val="0"/>
      <w:marBottom w:val="0"/>
      <w:divBdr>
        <w:top w:val="none" w:sz="0" w:space="0" w:color="auto"/>
        <w:left w:val="none" w:sz="0" w:space="0" w:color="auto"/>
        <w:bottom w:val="none" w:sz="0" w:space="0" w:color="auto"/>
        <w:right w:val="none" w:sz="0" w:space="0" w:color="auto"/>
      </w:divBdr>
    </w:div>
    <w:div w:id="402408521">
      <w:bodyDiv w:val="1"/>
      <w:marLeft w:val="0"/>
      <w:marRight w:val="0"/>
      <w:marTop w:val="0"/>
      <w:marBottom w:val="0"/>
      <w:divBdr>
        <w:top w:val="none" w:sz="0" w:space="0" w:color="auto"/>
        <w:left w:val="none" w:sz="0" w:space="0" w:color="auto"/>
        <w:bottom w:val="none" w:sz="0" w:space="0" w:color="auto"/>
        <w:right w:val="none" w:sz="0" w:space="0" w:color="auto"/>
      </w:divBdr>
    </w:div>
    <w:div w:id="410390086">
      <w:bodyDiv w:val="1"/>
      <w:marLeft w:val="0"/>
      <w:marRight w:val="0"/>
      <w:marTop w:val="0"/>
      <w:marBottom w:val="0"/>
      <w:divBdr>
        <w:top w:val="none" w:sz="0" w:space="0" w:color="auto"/>
        <w:left w:val="none" w:sz="0" w:space="0" w:color="auto"/>
        <w:bottom w:val="none" w:sz="0" w:space="0" w:color="auto"/>
        <w:right w:val="none" w:sz="0" w:space="0" w:color="auto"/>
      </w:divBdr>
    </w:div>
    <w:div w:id="432476821">
      <w:bodyDiv w:val="1"/>
      <w:marLeft w:val="0"/>
      <w:marRight w:val="0"/>
      <w:marTop w:val="0"/>
      <w:marBottom w:val="0"/>
      <w:divBdr>
        <w:top w:val="none" w:sz="0" w:space="0" w:color="auto"/>
        <w:left w:val="none" w:sz="0" w:space="0" w:color="auto"/>
        <w:bottom w:val="none" w:sz="0" w:space="0" w:color="auto"/>
        <w:right w:val="none" w:sz="0" w:space="0" w:color="auto"/>
      </w:divBdr>
    </w:div>
    <w:div w:id="436104593">
      <w:bodyDiv w:val="1"/>
      <w:marLeft w:val="0"/>
      <w:marRight w:val="0"/>
      <w:marTop w:val="0"/>
      <w:marBottom w:val="0"/>
      <w:divBdr>
        <w:top w:val="none" w:sz="0" w:space="0" w:color="auto"/>
        <w:left w:val="none" w:sz="0" w:space="0" w:color="auto"/>
        <w:bottom w:val="none" w:sz="0" w:space="0" w:color="auto"/>
        <w:right w:val="none" w:sz="0" w:space="0" w:color="auto"/>
      </w:divBdr>
    </w:div>
    <w:div w:id="440535870">
      <w:bodyDiv w:val="1"/>
      <w:marLeft w:val="0"/>
      <w:marRight w:val="0"/>
      <w:marTop w:val="0"/>
      <w:marBottom w:val="0"/>
      <w:divBdr>
        <w:top w:val="none" w:sz="0" w:space="0" w:color="auto"/>
        <w:left w:val="none" w:sz="0" w:space="0" w:color="auto"/>
        <w:bottom w:val="none" w:sz="0" w:space="0" w:color="auto"/>
        <w:right w:val="none" w:sz="0" w:space="0" w:color="auto"/>
      </w:divBdr>
    </w:div>
    <w:div w:id="446510956">
      <w:bodyDiv w:val="1"/>
      <w:marLeft w:val="0"/>
      <w:marRight w:val="0"/>
      <w:marTop w:val="0"/>
      <w:marBottom w:val="0"/>
      <w:divBdr>
        <w:top w:val="none" w:sz="0" w:space="0" w:color="auto"/>
        <w:left w:val="none" w:sz="0" w:space="0" w:color="auto"/>
        <w:bottom w:val="none" w:sz="0" w:space="0" w:color="auto"/>
        <w:right w:val="none" w:sz="0" w:space="0" w:color="auto"/>
      </w:divBdr>
    </w:div>
    <w:div w:id="464736079">
      <w:bodyDiv w:val="1"/>
      <w:marLeft w:val="0"/>
      <w:marRight w:val="0"/>
      <w:marTop w:val="0"/>
      <w:marBottom w:val="0"/>
      <w:divBdr>
        <w:top w:val="none" w:sz="0" w:space="0" w:color="auto"/>
        <w:left w:val="none" w:sz="0" w:space="0" w:color="auto"/>
        <w:bottom w:val="none" w:sz="0" w:space="0" w:color="auto"/>
        <w:right w:val="none" w:sz="0" w:space="0" w:color="auto"/>
      </w:divBdr>
    </w:div>
    <w:div w:id="466632428">
      <w:bodyDiv w:val="1"/>
      <w:marLeft w:val="0"/>
      <w:marRight w:val="0"/>
      <w:marTop w:val="0"/>
      <w:marBottom w:val="0"/>
      <w:divBdr>
        <w:top w:val="none" w:sz="0" w:space="0" w:color="auto"/>
        <w:left w:val="none" w:sz="0" w:space="0" w:color="auto"/>
        <w:bottom w:val="none" w:sz="0" w:space="0" w:color="auto"/>
        <w:right w:val="none" w:sz="0" w:space="0" w:color="auto"/>
      </w:divBdr>
    </w:div>
    <w:div w:id="466825298">
      <w:bodyDiv w:val="1"/>
      <w:marLeft w:val="0"/>
      <w:marRight w:val="0"/>
      <w:marTop w:val="0"/>
      <w:marBottom w:val="0"/>
      <w:divBdr>
        <w:top w:val="none" w:sz="0" w:space="0" w:color="auto"/>
        <w:left w:val="none" w:sz="0" w:space="0" w:color="auto"/>
        <w:bottom w:val="none" w:sz="0" w:space="0" w:color="auto"/>
        <w:right w:val="none" w:sz="0" w:space="0" w:color="auto"/>
      </w:divBdr>
    </w:div>
    <w:div w:id="477382663">
      <w:bodyDiv w:val="1"/>
      <w:marLeft w:val="0"/>
      <w:marRight w:val="0"/>
      <w:marTop w:val="0"/>
      <w:marBottom w:val="0"/>
      <w:divBdr>
        <w:top w:val="none" w:sz="0" w:space="0" w:color="auto"/>
        <w:left w:val="none" w:sz="0" w:space="0" w:color="auto"/>
        <w:bottom w:val="none" w:sz="0" w:space="0" w:color="auto"/>
        <w:right w:val="none" w:sz="0" w:space="0" w:color="auto"/>
      </w:divBdr>
    </w:div>
    <w:div w:id="483282136">
      <w:bodyDiv w:val="1"/>
      <w:marLeft w:val="0"/>
      <w:marRight w:val="0"/>
      <w:marTop w:val="0"/>
      <w:marBottom w:val="0"/>
      <w:divBdr>
        <w:top w:val="none" w:sz="0" w:space="0" w:color="auto"/>
        <w:left w:val="none" w:sz="0" w:space="0" w:color="auto"/>
        <w:bottom w:val="none" w:sz="0" w:space="0" w:color="auto"/>
        <w:right w:val="none" w:sz="0" w:space="0" w:color="auto"/>
      </w:divBdr>
    </w:div>
    <w:div w:id="488600253">
      <w:bodyDiv w:val="1"/>
      <w:marLeft w:val="0"/>
      <w:marRight w:val="0"/>
      <w:marTop w:val="0"/>
      <w:marBottom w:val="0"/>
      <w:divBdr>
        <w:top w:val="none" w:sz="0" w:space="0" w:color="auto"/>
        <w:left w:val="none" w:sz="0" w:space="0" w:color="auto"/>
        <w:bottom w:val="none" w:sz="0" w:space="0" w:color="auto"/>
        <w:right w:val="none" w:sz="0" w:space="0" w:color="auto"/>
      </w:divBdr>
    </w:div>
    <w:div w:id="491870308">
      <w:bodyDiv w:val="1"/>
      <w:marLeft w:val="0"/>
      <w:marRight w:val="0"/>
      <w:marTop w:val="0"/>
      <w:marBottom w:val="0"/>
      <w:divBdr>
        <w:top w:val="none" w:sz="0" w:space="0" w:color="auto"/>
        <w:left w:val="none" w:sz="0" w:space="0" w:color="auto"/>
        <w:bottom w:val="none" w:sz="0" w:space="0" w:color="auto"/>
        <w:right w:val="none" w:sz="0" w:space="0" w:color="auto"/>
      </w:divBdr>
    </w:div>
    <w:div w:id="502551746">
      <w:bodyDiv w:val="1"/>
      <w:marLeft w:val="0"/>
      <w:marRight w:val="0"/>
      <w:marTop w:val="0"/>
      <w:marBottom w:val="0"/>
      <w:divBdr>
        <w:top w:val="none" w:sz="0" w:space="0" w:color="auto"/>
        <w:left w:val="none" w:sz="0" w:space="0" w:color="auto"/>
        <w:bottom w:val="none" w:sz="0" w:space="0" w:color="auto"/>
        <w:right w:val="none" w:sz="0" w:space="0" w:color="auto"/>
      </w:divBdr>
    </w:div>
    <w:div w:id="524560491">
      <w:bodyDiv w:val="1"/>
      <w:marLeft w:val="0"/>
      <w:marRight w:val="0"/>
      <w:marTop w:val="0"/>
      <w:marBottom w:val="0"/>
      <w:divBdr>
        <w:top w:val="none" w:sz="0" w:space="0" w:color="auto"/>
        <w:left w:val="none" w:sz="0" w:space="0" w:color="auto"/>
        <w:bottom w:val="none" w:sz="0" w:space="0" w:color="auto"/>
        <w:right w:val="none" w:sz="0" w:space="0" w:color="auto"/>
      </w:divBdr>
    </w:div>
    <w:div w:id="529337562">
      <w:bodyDiv w:val="1"/>
      <w:marLeft w:val="0"/>
      <w:marRight w:val="0"/>
      <w:marTop w:val="0"/>
      <w:marBottom w:val="0"/>
      <w:divBdr>
        <w:top w:val="none" w:sz="0" w:space="0" w:color="auto"/>
        <w:left w:val="none" w:sz="0" w:space="0" w:color="auto"/>
        <w:bottom w:val="none" w:sz="0" w:space="0" w:color="auto"/>
        <w:right w:val="none" w:sz="0" w:space="0" w:color="auto"/>
      </w:divBdr>
    </w:div>
    <w:div w:id="545605940">
      <w:bodyDiv w:val="1"/>
      <w:marLeft w:val="0"/>
      <w:marRight w:val="0"/>
      <w:marTop w:val="0"/>
      <w:marBottom w:val="0"/>
      <w:divBdr>
        <w:top w:val="none" w:sz="0" w:space="0" w:color="auto"/>
        <w:left w:val="none" w:sz="0" w:space="0" w:color="auto"/>
        <w:bottom w:val="none" w:sz="0" w:space="0" w:color="auto"/>
        <w:right w:val="none" w:sz="0" w:space="0" w:color="auto"/>
      </w:divBdr>
    </w:div>
    <w:div w:id="555968856">
      <w:bodyDiv w:val="1"/>
      <w:marLeft w:val="0"/>
      <w:marRight w:val="0"/>
      <w:marTop w:val="0"/>
      <w:marBottom w:val="0"/>
      <w:divBdr>
        <w:top w:val="none" w:sz="0" w:space="0" w:color="auto"/>
        <w:left w:val="none" w:sz="0" w:space="0" w:color="auto"/>
        <w:bottom w:val="none" w:sz="0" w:space="0" w:color="auto"/>
        <w:right w:val="none" w:sz="0" w:space="0" w:color="auto"/>
      </w:divBdr>
    </w:div>
    <w:div w:id="558398399">
      <w:bodyDiv w:val="1"/>
      <w:marLeft w:val="0"/>
      <w:marRight w:val="0"/>
      <w:marTop w:val="0"/>
      <w:marBottom w:val="0"/>
      <w:divBdr>
        <w:top w:val="none" w:sz="0" w:space="0" w:color="auto"/>
        <w:left w:val="none" w:sz="0" w:space="0" w:color="auto"/>
        <w:bottom w:val="none" w:sz="0" w:space="0" w:color="auto"/>
        <w:right w:val="none" w:sz="0" w:space="0" w:color="auto"/>
      </w:divBdr>
    </w:div>
    <w:div w:id="560290281">
      <w:bodyDiv w:val="1"/>
      <w:marLeft w:val="0"/>
      <w:marRight w:val="0"/>
      <w:marTop w:val="0"/>
      <w:marBottom w:val="0"/>
      <w:divBdr>
        <w:top w:val="none" w:sz="0" w:space="0" w:color="auto"/>
        <w:left w:val="none" w:sz="0" w:space="0" w:color="auto"/>
        <w:bottom w:val="none" w:sz="0" w:space="0" w:color="auto"/>
        <w:right w:val="none" w:sz="0" w:space="0" w:color="auto"/>
      </w:divBdr>
    </w:div>
    <w:div w:id="561210096">
      <w:bodyDiv w:val="1"/>
      <w:marLeft w:val="0"/>
      <w:marRight w:val="0"/>
      <w:marTop w:val="0"/>
      <w:marBottom w:val="0"/>
      <w:divBdr>
        <w:top w:val="none" w:sz="0" w:space="0" w:color="auto"/>
        <w:left w:val="none" w:sz="0" w:space="0" w:color="auto"/>
        <w:bottom w:val="none" w:sz="0" w:space="0" w:color="auto"/>
        <w:right w:val="none" w:sz="0" w:space="0" w:color="auto"/>
      </w:divBdr>
    </w:div>
    <w:div w:id="562719713">
      <w:bodyDiv w:val="1"/>
      <w:marLeft w:val="0"/>
      <w:marRight w:val="0"/>
      <w:marTop w:val="0"/>
      <w:marBottom w:val="0"/>
      <w:divBdr>
        <w:top w:val="none" w:sz="0" w:space="0" w:color="auto"/>
        <w:left w:val="none" w:sz="0" w:space="0" w:color="auto"/>
        <w:bottom w:val="none" w:sz="0" w:space="0" w:color="auto"/>
        <w:right w:val="none" w:sz="0" w:space="0" w:color="auto"/>
      </w:divBdr>
    </w:div>
    <w:div w:id="563760369">
      <w:bodyDiv w:val="1"/>
      <w:marLeft w:val="0"/>
      <w:marRight w:val="0"/>
      <w:marTop w:val="0"/>
      <w:marBottom w:val="0"/>
      <w:divBdr>
        <w:top w:val="none" w:sz="0" w:space="0" w:color="auto"/>
        <w:left w:val="none" w:sz="0" w:space="0" w:color="auto"/>
        <w:bottom w:val="none" w:sz="0" w:space="0" w:color="auto"/>
        <w:right w:val="none" w:sz="0" w:space="0" w:color="auto"/>
      </w:divBdr>
    </w:div>
    <w:div w:id="569079367">
      <w:bodyDiv w:val="1"/>
      <w:marLeft w:val="0"/>
      <w:marRight w:val="0"/>
      <w:marTop w:val="0"/>
      <w:marBottom w:val="0"/>
      <w:divBdr>
        <w:top w:val="none" w:sz="0" w:space="0" w:color="auto"/>
        <w:left w:val="none" w:sz="0" w:space="0" w:color="auto"/>
        <w:bottom w:val="none" w:sz="0" w:space="0" w:color="auto"/>
        <w:right w:val="none" w:sz="0" w:space="0" w:color="auto"/>
      </w:divBdr>
    </w:div>
    <w:div w:id="576477549">
      <w:bodyDiv w:val="1"/>
      <w:marLeft w:val="0"/>
      <w:marRight w:val="0"/>
      <w:marTop w:val="0"/>
      <w:marBottom w:val="0"/>
      <w:divBdr>
        <w:top w:val="none" w:sz="0" w:space="0" w:color="auto"/>
        <w:left w:val="none" w:sz="0" w:space="0" w:color="auto"/>
        <w:bottom w:val="none" w:sz="0" w:space="0" w:color="auto"/>
        <w:right w:val="none" w:sz="0" w:space="0" w:color="auto"/>
      </w:divBdr>
    </w:div>
    <w:div w:id="578560413">
      <w:bodyDiv w:val="1"/>
      <w:marLeft w:val="0"/>
      <w:marRight w:val="0"/>
      <w:marTop w:val="0"/>
      <w:marBottom w:val="0"/>
      <w:divBdr>
        <w:top w:val="none" w:sz="0" w:space="0" w:color="auto"/>
        <w:left w:val="none" w:sz="0" w:space="0" w:color="auto"/>
        <w:bottom w:val="none" w:sz="0" w:space="0" w:color="auto"/>
        <w:right w:val="none" w:sz="0" w:space="0" w:color="auto"/>
      </w:divBdr>
    </w:div>
    <w:div w:id="595985853">
      <w:bodyDiv w:val="1"/>
      <w:marLeft w:val="0"/>
      <w:marRight w:val="0"/>
      <w:marTop w:val="0"/>
      <w:marBottom w:val="0"/>
      <w:divBdr>
        <w:top w:val="none" w:sz="0" w:space="0" w:color="auto"/>
        <w:left w:val="none" w:sz="0" w:space="0" w:color="auto"/>
        <w:bottom w:val="none" w:sz="0" w:space="0" w:color="auto"/>
        <w:right w:val="none" w:sz="0" w:space="0" w:color="auto"/>
      </w:divBdr>
    </w:div>
    <w:div w:id="602107789">
      <w:bodyDiv w:val="1"/>
      <w:marLeft w:val="0"/>
      <w:marRight w:val="0"/>
      <w:marTop w:val="0"/>
      <w:marBottom w:val="0"/>
      <w:divBdr>
        <w:top w:val="none" w:sz="0" w:space="0" w:color="auto"/>
        <w:left w:val="none" w:sz="0" w:space="0" w:color="auto"/>
        <w:bottom w:val="none" w:sz="0" w:space="0" w:color="auto"/>
        <w:right w:val="none" w:sz="0" w:space="0" w:color="auto"/>
      </w:divBdr>
    </w:div>
    <w:div w:id="606278060">
      <w:bodyDiv w:val="1"/>
      <w:marLeft w:val="0"/>
      <w:marRight w:val="0"/>
      <w:marTop w:val="0"/>
      <w:marBottom w:val="0"/>
      <w:divBdr>
        <w:top w:val="none" w:sz="0" w:space="0" w:color="auto"/>
        <w:left w:val="none" w:sz="0" w:space="0" w:color="auto"/>
        <w:bottom w:val="none" w:sz="0" w:space="0" w:color="auto"/>
        <w:right w:val="none" w:sz="0" w:space="0" w:color="auto"/>
      </w:divBdr>
    </w:div>
    <w:div w:id="608317443">
      <w:bodyDiv w:val="1"/>
      <w:marLeft w:val="0"/>
      <w:marRight w:val="0"/>
      <w:marTop w:val="0"/>
      <w:marBottom w:val="0"/>
      <w:divBdr>
        <w:top w:val="none" w:sz="0" w:space="0" w:color="auto"/>
        <w:left w:val="none" w:sz="0" w:space="0" w:color="auto"/>
        <w:bottom w:val="none" w:sz="0" w:space="0" w:color="auto"/>
        <w:right w:val="none" w:sz="0" w:space="0" w:color="auto"/>
      </w:divBdr>
    </w:div>
    <w:div w:id="619461550">
      <w:bodyDiv w:val="1"/>
      <w:marLeft w:val="0"/>
      <w:marRight w:val="0"/>
      <w:marTop w:val="0"/>
      <w:marBottom w:val="0"/>
      <w:divBdr>
        <w:top w:val="none" w:sz="0" w:space="0" w:color="auto"/>
        <w:left w:val="none" w:sz="0" w:space="0" w:color="auto"/>
        <w:bottom w:val="none" w:sz="0" w:space="0" w:color="auto"/>
        <w:right w:val="none" w:sz="0" w:space="0" w:color="auto"/>
      </w:divBdr>
    </w:div>
    <w:div w:id="620458946">
      <w:bodyDiv w:val="1"/>
      <w:marLeft w:val="0"/>
      <w:marRight w:val="0"/>
      <w:marTop w:val="0"/>
      <w:marBottom w:val="0"/>
      <w:divBdr>
        <w:top w:val="none" w:sz="0" w:space="0" w:color="auto"/>
        <w:left w:val="none" w:sz="0" w:space="0" w:color="auto"/>
        <w:bottom w:val="none" w:sz="0" w:space="0" w:color="auto"/>
        <w:right w:val="none" w:sz="0" w:space="0" w:color="auto"/>
      </w:divBdr>
    </w:div>
    <w:div w:id="627317057">
      <w:bodyDiv w:val="1"/>
      <w:marLeft w:val="0"/>
      <w:marRight w:val="0"/>
      <w:marTop w:val="0"/>
      <w:marBottom w:val="0"/>
      <w:divBdr>
        <w:top w:val="none" w:sz="0" w:space="0" w:color="auto"/>
        <w:left w:val="none" w:sz="0" w:space="0" w:color="auto"/>
        <w:bottom w:val="none" w:sz="0" w:space="0" w:color="auto"/>
        <w:right w:val="none" w:sz="0" w:space="0" w:color="auto"/>
      </w:divBdr>
    </w:div>
    <w:div w:id="637152472">
      <w:bodyDiv w:val="1"/>
      <w:marLeft w:val="0"/>
      <w:marRight w:val="0"/>
      <w:marTop w:val="0"/>
      <w:marBottom w:val="0"/>
      <w:divBdr>
        <w:top w:val="none" w:sz="0" w:space="0" w:color="auto"/>
        <w:left w:val="none" w:sz="0" w:space="0" w:color="auto"/>
        <w:bottom w:val="none" w:sz="0" w:space="0" w:color="auto"/>
        <w:right w:val="none" w:sz="0" w:space="0" w:color="auto"/>
      </w:divBdr>
    </w:div>
    <w:div w:id="642974613">
      <w:bodyDiv w:val="1"/>
      <w:marLeft w:val="0"/>
      <w:marRight w:val="0"/>
      <w:marTop w:val="0"/>
      <w:marBottom w:val="0"/>
      <w:divBdr>
        <w:top w:val="none" w:sz="0" w:space="0" w:color="auto"/>
        <w:left w:val="none" w:sz="0" w:space="0" w:color="auto"/>
        <w:bottom w:val="none" w:sz="0" w:space="0" w:color="auto"/>
        <w:right w:val="none" w:sz="0" w:space="0" w:color="auto"/>
      </w:divBdr>
    </w:div>
    <w:div w:id="648679959">
      <w:bodyDiv w:val="1"/>
      <w:marLeft w:val="0"/>
      <w:marRight w:val="0"/>
      <w:marTop w:val="0"/>
      <w:marBottom w:val="0"/>
      <w:divBdr>
        <w:top w:val="none" w:sz="0" w:space="0" w:color="auto"/>
        <w:left w:val="none" w:sz="0" w:space="0" w:color="auto"/>
        <w:bottom w:val="none" w:sz="0" w:space="0" w:color="auto"/>
        <w:right w:val="none" w:sz="0" w:space="0" w:color="auto"/>
      </w:divBdr>
    </w:div>
    <w:div w:id="654066973">
      <w:bodyDiv w:val="1"/>
      <w:marLeft w:val="0"/>
      <w:marRight w:val="0"/>
      <w:marTop w:val="0"/>
      <w:marBottom w:val="0"/>
      <w:divBdr>
        <w:top w:val="none" w:sz="0" w:space="0" w:color="auto"/>
        <w:left w:val="none" w:sz="0" w:space="0" w:color="auto"/>
        <w:bottom w:val="none" w:sz="0" w:space="0" w:color="auto"/>
        <w:right w:val="none" w:sz="0" w:space="0" w:color="auto"/>
      </w:divBdr>
    </w:div>
    <w:div w:id="654990011">
      <w:bodyDiv w:val="1"/>
      <w:marLeft w:val="0"/>
      <w:marRight w:val="0"/>
      <w:marTop w:val="0"/>
      <w:marBottom w:val="0"/>
      <w:divBdr>
        <w:top w:val="none" w:sz="0" w:space="0" w:color="auto"/>
        <w:left w:val="none" w:sz="0" w:space="0" w:color="auto"/>
        <w:bottom w:val="none" w:sz="0" w:space="0" w:color="auto"/>
        <w:right w:val="none" w:sz="0" w:space="0" w:color="auto"/>
      </w:divBdr>
    </w:div>
    <w:div w:id="671883237">
      <w:bodyDiv w:val="1"/>
      <w:marLeft w:val="0"/>
      <w:marRight w:val="0"/>
      <w:marTop w:val="0"/>
      <w:marBottom w:val="0"/>
      <w:divBdr>
        <w:top w:val="none" w:sz="0" w:space="0" w:color="auto"/>
        <w:left w:val="none" w:sz="0" w:space="0" w:color="auto"/>
        <w:bottom w:val="none" w:sz="0" w:space="0" w:color="auto"/>
        <w:right w:val="none" w:sz="0" w:space="0" w:color="auto"/>
      </w:divBdr>
    </w:div>
    <w:div w:id="677735601">
      <w:bodyDiv w:val="1"/>
      <w:marLeft w:val="0"/>
      <w:marRight w:val="0"/>
      <w:marTop w:val="0"/>
      <w:marBottom w:val="0"/>
      <w:divBdr>
        <w:top w:val="none" w:sz="0" w:space="0" w:color="auto"/>
        <w:left w:val="none" w:sz="0" w:space="0" w:color="auto"/>
        <w:bottom w:val="none" w:sz="0" w:space="0" w:color="auto"/>
        <w:right w:val="none" w:sz="0" w:space="0" w:color="auto"/>
      </w:divBdr>
    </w:div>
    <w:div w:id="689532957">
      <w:bodyDiv w:val="1"/>
      <w:marLeft w:val="0"/>
      <w:marRight w:val="0"/>
      <w:marTop w:val="0"/>
      <w:marBottom w:val="0"/>
      <w:divBdr>
        <w:top w:val="none" w:sz="0" w:space="0" w:color="auto"/>
        <w:left w:val="none" w:sz="0" w:space="0" w:color="auto"/>
        <w:bottom w:val="none" w:sz="0" w:space="0" w:color="auto"/>
        <w:right w:val="none" w:sz="0" w:space="0" w:color="auto"/>
      </w:divBdr>
    </w:div>
    <w:div w:id="695931387">
      <w:bodyDiv w:val="1"/>
      <w:marLeft w:val="0"/>
      <w:marRight w:val="0"/>
      <w:marTop w:val="0"/>
      <w:marBottom w:val="0"/>
      <w:divBdr>
        <w:top w:val="none" w:sz="0" w:space="0" w:color="auto"/>
        <w:left w:val="none" w:sz="0" w:space="0" w:color="auto"/>
        <w:bottom w:val="none" w:sz="0" w:space="0" w:color="auto"/>
        <w:right w:val="none" w:sz="0" w:space="0" w:color="auto"/>
      </w:divBdr>
    </w:div>
    <w:div w:id="706368384">
      <w:bodyDiv w:val="1"/>
      <w:marLeft w:val="0"/>
      <w:marRight w:val="0"/>
      <w:marTop w:val="0"/>
      <w:marBottom w:val="0"/>
      <w:divBdr>
        <w:top w:val="none" w:sz="0" w:space="0" w:color="auto"/>
        <w:left w:val="none" w:sz="0" w:space="0" w:color="auto"/>
        <w:bottom w:val="none" w:sz="0" w:space="0" w:color="auto"/>
        <w:right w:val="none" w:sz="0" w:space="0" w:color="auto"/>
      </w:divBdr>
    </w:div>
    <w:div w:id="727187548">
      <w:bodyDiv w:val="1"/>
      <w:marLeft w:val="0"/>
      <w:marRight w:val="0"/>
      <w:marTop w:val="0"/>
      <w:marBottom w:val="0"/>
      <w:divBdr>
        <w:top w:val="none" w:sz="0" w:space="0" w:color="auto"/>
        <w:left w:val="none" w:sz="0" w:space="0" w:color="auto"/>
        <w:bottom w:val="none" w:sz="0" w:space="0" w:color="auto"/>
        <w:right w:val="none" w:sz="0" w:space="0" w:color="auto"/>
      </w:divBdr>
    </w:div>
    <w:div w:id="733551566">
      <w:bodyDiv w:val="1"/>
      <w:marLeft w:val="0"/>
      <w:marRight w:val="0"/>
      <w:marTop w:val="0"/>
      <w:marBottom w:val="0"/>
      <w:divBdr>
        <w:top w:val="none" w:sz="0" w:space="0" w:color="auto"/>
        <w:left w:val="none" w:sz="0" w:space="0" w:color="auto"/>
        <w:bottom w:val="none" w:sz="0" w:space="0" w:color="auto"/>
        <w:right w:val="none" w:sz="0" w:space="0" w:color="auto"/>
      </w:divBdr>
    </w:div>
    <w:div w:id="744691481">
      <w:bodyDiv w:val="1"/>
      <w:marLeft w:val="0"/>
      <w:marRight w:val="0"/>
      <w:marTop w:val="0"/>
      <w:marBottom w:val="0"/>
      <w:divBdr>
        <w:top w:val="none" w:sz="0" w:space="0" w:color="auto"/>
        <w:left w:val="none" w:sz="0" w:space="0" w:color="auto"/>
        <w:bottom w:val="none" w:sz="0" w:space="0" w:color="auto"/>
        <w:right w:val="none" w:sz="0" w:space="0" w:color="auto"/>
      </w:divBdr>
    </w:div>
    <w:div w:id="749539993">
      <w:bodyDiv w:val="1"/>
      <w:marLeft w:val="0"/>
      <w:marRight w:val="0"/>
      <w:marTop w:val="0"/>
      <w:marBottom w:val="0"/>
      <w:divBdr>
        <w:top w:val="none" w:sz="0" w:space="0" w:color="auto"/>
        <w:left w:val="none" w:sz="0" w:space="0" w:color="auto"/>
        <w:bottom w:val="none" w:sz="0" w:space="0" w:color="auto"/>
        <w:right w:val="none" w:sz="0" w:space="0" w:color="auto"/>
      </w:divBdr>
    </w:div>
    <w:div w:id="750587399">
      <w:bodyDiv w:val="1"/>
      <w:marLeft w:val="0"/>
      <w:marRight w:val="0"/>
      <w:marTop w:val="0"/>
      <w:marBottom w:val="0"/>
      <w:divBdr>
        <w:top w:val="none" w:sz="0" w:space="0" w:color="auto"/>
        <w:left w:val="none" w:sz="0" w:space="0" w:color="auto"/>
        <w:bottom w:val="none" w:sz="0" w:space="0" w:color="auto"/>
        <w:right w:val="none" w:sz="0" w:space="0" w:color="auto"/>
      </w:divBdr>
    </w:div>
    <w:div w:id="750929428">
      <w:bodyDiv w:val="1"/>
      <w:marLeft w:val="0"/>
      <w:marRight w:val="0"/>
      <w:marTop w:val="0"/>
      <w:marBottom w:val="0"/>
      <w:divBdr>
        <w:top w:val="none" w:sz="0" w:space="0" w:color="auto"/>
        <w:left w:val="none" w:sz="0" w:space="0" w:color="auto"/>
        <w:bottom w:val="none" w:sz="0" w:space="0" w:color="auto"/>
        <w:right w:val="none" w:sz="0" w:space="0" w:color="auto"/>
      </w:divBdr>
    </w:div>
    <w:div w:id="752122661">
      <w:bodyDiv w:val="1"/>
      <w:marLeft w:val="0"/>
      <w:marRight w:val="0"/>
      <w:marTop w:val="0"/>
      <w:marBottom w:val="0"/>
      <w:divBdr>
        <w:top w:val="none" w:sz="0" w:space="0" w:color="auto"/>
        <w:left w:val="none" w:sz="0" w:space="0" w:color="auto"/>
        <w:bottom w:val="none" w:sz="0" w:space="0" w:color="auto"/>
        <w:right w:val="none" w:sz="0" w:space="0" w:color="auto"/>
      </w:divBdr>
    </w:div>
    <w:div w:id="756488103">
      <w:bodyDiv w:val="1"/>
      <w:marLeft w:val="0"/>
      <w:marRight w:val="0"/>
      <w:marTop w:val="0"/>
      <w:marBottom w:val="0"/>
      <w:divBdr>
        <w:top w:val="none" w:sz="0" w:space="0" w:color="auto"/>
        <w:left w:val="none" w:sz="0" w:space="0" w:color="auto"/>
        <w:bottom w:val="none" w:sz="0" w:space="0" w:color="auto"/>
        <w:right w:val="none" w:sz="0" w:space="0" w:color="auto"/>
      </w:divBdr>
    </w:div>
    <w:div w:id="767965217">
      <w:bodyDiv w:val="1"/>
      <w:marLeft w:val="0"/>
      <w:marRight w:val="0"/>
      <w:marTop w:val="0"/>
      <w:marBottom w:val="0"/>
      <w:divBdr>
        <w:top w:val="none" w:sz="0" w:space="0" w:color="auto"/>
        <w:left w:val="none" w:sz="0" w:space="0" w:color="auto"/>
        <w:bottom w:val="none" w:sz="0" w:space="0" w:color="auto"/>
        <w:right w:val="none" w:sz="0" w:space="0" w:color="auto"/>
      </w:divBdr>
    </w:div>
    <w:div w:id="778984403">
      <w:bodyDiv w:val="1"/>
      <w:marLeft w:val="0"/>
      <w:marRight w:val="0"/>
      <w:marTop w:val="0"/>
      <w:marBottom w:val="0"/>
      <w:divBdr>
        <w:top w:val="none" w:sz="0" w:space="0" w:color="auto"/>
        <w:left w:val="none" w:sz="0" w:space="0" w:color="auto"/>
        <w:bottom w:val="none" w:sz="0" w:space="0" w:color="auto"/>
        <w:right w:val="none" w:sz="0" w:space="0" w:color="auto"/>
      </w:divBdr>
    </w:div>
    <w:div w:id="791822211">
      <w:bodyDiv w:val="1"/>
      <w:marLeft w:val="0"/>
      <w:marRight w:val="0"/>
      <w:marTop w:val="0"/>
      <w:marBottom w:val="0"/>
      <w:divBdr>
        <w:top w:val="none" w:sz="0" w:space="0" w:color="auto"/>
        <w:left w:val="none" w:sz="0" w:space="0" w:color="auto"/>
        <w:bottom w:val="none" w:sz="0" w:space="0" w:color="auto"/>
        <w:right w:val="none" w:sz="0" w:space="0" w:color="auto"/>
      </w:divBdr>
    </w:div>
    <w:div w:id="797532997">
      <w:bodyDiv w:val="1"/>
      <w:marLeft w:val="0"/>
      <w:marRight w:val="0"/>
      <w:marTop w:val="0"/>
      <w:marBottom w:val="0"/>
      <w:divBdr>
        <w:top w:val="none" w:sz="0" w:space="0" w:color="auto"/>
        <w:left w:val="none" w:sz="0" w:space="0" w:color="auto"/>
        <w:bottom w:val="none" w:sz="0" w:space="0" w:color="auto"/>
        <w:right w:val="none" w:sz="0" w:space="0" w:color="auto"/>
      </w:divBdr>
    </w:div>
    <w:div w:id="805707994">
      <w:bodyDiv w:val="1"/>
      <w:marLeft w:val="0"/>
      <w:marRight w:val="0"/>
      <w:marTop w:val="0"/>
      <w:marBottom w:val="0"/>
      <w:divBdr>
        <w:top w:val="none" w:sz="0" w:space="0" w:color="auto"/>
        <w:left w:val="none" w:sz="0" w:space="0" w:color="auto"/>
        <w:bottom w:val="none" w:sz="0" w:space="0" w:color="auto"/>
        <w:right w:val="none" w:sz="0" w:space="0" w:color="auto"/>
      </w:divBdr>
    </w:div>
    <w:div w:id="810443470">
      <w:bodyDiv w:val="1"/>
      <w:marLeft w:val="0"/>
      <w:marRight w:val="0"/>
      <w:marTop w:val="0"/>
      <w:marBottom w:val="0"/>
      <w:divBdr>
        <w:top w:val="none" w:sz="0" w:space="0" w:color="auto"/>
        <w:left w:val="none" w:sz="0" w:space="0" w:color="auto"/>
        <w:bottom w:val="none" w:sz="0" w:space="0" w:color="auto"/>
        <w:right w:val="none" w:sz="0" w:space="0" w:color="auto"/>
      </w:divBdr>
    </w:div>
    <w:div w:id="823396223">
      <w:bodyDiv w:val="1"/>
      <w:marLeft w:val="0"/>
      <w:marRight w:val="0"/>
      <w:marTop w:val="0"/>
      <w:marBottom w:val="0"/>
      <w:divBdr>
        <w:top w:val="none" w:sz="0" w:space="0" w:color="auto"/>
        <w:left w:val="none" w:sz="0" w:space="0" w:color="auto"/>
        <w:bottom w:val="none" w:sz="0" w:space="0" w:color="auto"/>
        <w:right w:val="none" w:sz="0" w:space="0" w:color="auto"/>
      </w:divBdr>
    </w:div>
    <w:div w:id="836268866">
      <w:bodyDiv w:val="1"/>
      <w:marLeft w:val="0"/>
      <w:marRight w:val="0"/>
      <w:marTop w:val="0"/>
      <w:marBottom w:val="0"/>
      <w:divBdr>
        <w:top w:val="none" w:sz="0" w:space="0" w:color="auto"/>
        <w:left w:val="none" w:sz="0" w:space="0" w:color="auto"/>
        <w:bottom w:val="none" w:sz="0" w:space="0" w:color="auto"/>
        <w:right w:val="none" w:sz="0" w:space="0" w:color="auto"/>
      </w:divBdr>
    </w:div>
    <w:div w:id="839471001">
      <w:bodyDiv w:val="1"/>
      <w:marLeft w:val="0"/>
      <w:marRight w:val="0"/>
      <w:marTop w:val="0"/>
      <w:marBottom w:val="0"/>
      <w:divBdr>
        <w:top w:val="none" w:sz="0" w:space="0" w:color="auto"/>
        <w:left w:val="none" w:sz="0" w:space="0" w:color="auto"/>
        <w:bottom w:val="none" w:sz="0" w:space="0" w:color="auto"/>
        <w:right w:val="none" w:sz="0" w:space="0" w:color="auto"/>
      </w:divBdr>
    </w:div>
    <w:div w:id="841623065">
      <w:bodyDiv w:val="1"/>
      <w:marLeft w:val="0"/>
      <w:marRight w:val="0"/>
      <w:marTop w:val="0"/>
      <w:marBottom w:val="0"/>
      <w:divBdr>
        <w:top w:val="none" w:sz="0" w:space="0" w:color="auto"/>
        <w:left w:val="none" w:sz="0" w:space="0" w:color="auto"/>
        <w:bottom w:val="none" w:sz="0" w:space="0" w:color="auto"/>
        <w:right w:val="none" w:sz="0" w:space="0" w:color="auto"/>
      </w:divBdr>
    </w:div>
    <w:div w:id="860507128">
      <w:bodyDiv w:val="1"/>
      <w:marLeft w:val="0"/>
      <w:marRight w:val="0"/>
      <w:marTop w:val="0"/>
      <w:marBottom w:val="0"/>
      <w:divBdr>
        <w:top w:val="none" w:sz="0" w:space="0" w:color="auto"/>
        <w:left w:val="none" w:sz="0" w:space="0" w:color="auto"/>
        <w:bottom w:val="none" w:sz="0" w:space="0" w:color="auto"/>
        <w:right w:val="none" w:sz="0" w:space="0" w:color="auto"/>
      </w:divBdr>
    </w:div>
    <w:div w:id="878322804">
      <w:bodyDiv w:val="1"/>
      <w:marLeft w:val="0"/>
      <w:marRight w:val="0"/>
      <w:marTop w:val="0"/>
      <w:marBottom w:val="0"/>
      <w:divBdr>
        <w:top w:val="none" w:sz="0" w:space="0" w:color="auto"/>
        <w:left w:val="none" w:sz="0" w:space="0" w:color="auto"/>
        <w:bottom w:val="none" w:sz="0" w:space="0" w:color="auto"/>
        <w:right w:val="none" w:sz="0" w:space="0" w:color="auto"/>
      </w:divBdr>
    </w:div>
    <w:div w:id="884368487">
      <w:bodyDiv w:val="1"/>
      <w:marLeft w:val="0"/>
      <w:marRight w:val="0"/>
      <w:marTop w:val="0"/>
      <w:marBottom w:val="0"/>
      <w:divBdr>
        <w:top w:val="none" w:sz="0" w:space="0" w:color="auto"/>
        <w:left w:val="none" w:sz="0" w:space="0" w:color="auto"/>
        <w:bottom w:val="none" w:sz="0" w:space="0" w:color="auto"/>
        <w:right w:val="none" w:sz="0" w:space="0" w:color="auto"/>
      </w:divBdr>
    </w:div>
    <w:div w:id="893351972">
      <w:bodyDiv w:val="1"/>
      <w:marLeft w:val="0"/>
      <w:marRight w:val="0"/>
      <w:marTop w:val="0"/>
      <w:marBottom w:val="0"/>
      <w:divBdr>
        <w:top w:val="none" w:sz="0" w:space="0" w:color="auto"/>
        <w:left w:val="none" w:sz="0" w:space="0" w:color="auto"/>
        <w:bottom w:val="none" w:sz="0" w:space="0" w:color="auto"/>
        <w:right w:val="none" w:sz="0" w:space="0" w:color="auto"/>
      </w:divBdr>
    </w:div>
    <w:div w:id="913662649">
      <w:bodyDiv w:val="1"/>
      <w:marLeft w:val="0"/>
      <w:marRight w:val="0"/>
      <w:marTop w:val="0"/>
      <w:marBottom w:val="0"/>
      <w:divBdr>
        <w:top w:val="none" w:sz="0" w:space="0" w:color="auto"/>
        <w:left w:val="none" w:sz="0" w:space="0" w:color="auto"/>
        <w:bottom w:val="none" w:sz="0" w:space="0" w:color="auto"/>
        <w:right w:val="none" w:sz="0" w:space="0" w:color="auto"/>
      </w:divBdr>
    </w:div>
    <w:div w:id="915018561">
      <w:bodyDiv w:val="1"/>
      <w:marLeft w:val="0"/>
      <w:marRight w:val="0"/>
      <w:marTop w:val="0"/>
      <w:marBottom w:val="0"/>
      <w:divBdr>
        <w:top w:val="none" w:sz="0" w:space="0" w:color="auto"/>
        <w:left w:val="none" w:sz="0" w:space="0" w:color="auto"/>
        <w:bottom w:val="none" w:sz="0" w:space="0" w:color="auto"/>
        <w:right w:val="none" w:sz="0" w:space="0" w:color="auto"/>
      </w:divBdr>
    </w:div>
    <w:div w:id="920992564">
      <w:bodyDiv w:val="1"/>
      <w:marLeft w:val="0"/>
      <w:marRight w:val="0"/>
      <w:marTop w:val="0"/>
      <w:marBottom w:val="0"/>
      <w:divBdr>
        <w:top w:val="none" w:sz="0" w:space="0" w:color="auto"/>
        <w:left w:val="none" w:sz="0" w:space="0" w:color="auto"/>
        <w:bottom w:val="none" w:sz="0" w:space="0" w:color="auto"/>
        <w:right w:val="none" w:sz="0" w:space="0" w:color="auto"/>
      </w:divBdr>
    </w:div>
    <w:div w:id="937566276">
      <w:bodyDiv w:val="1"/>
      <w:marLeft w:val="0"/>
      <w:marRight w:val="0"/>
      <w:marTop w:val="0"/>
      <w:marBottom w:val="0"/>
      <w:divBdr>
        <w:top w:val="none" w:sz="0" w:space="0" w:color="auto"/>
        <w:left w:val="none" w:sz="0" w:space="0" w:color="auto"/>
        <w:bottom w:val="none" w:sz="0" w:space="0" w:color="auto"/>
        <w:right w:val="none" w:sz="0" w:space="0" w:color="auto"/>
      </w:divBdr>
    </w:div>
    <w:div w:id="937786788">
      <w:bodyDiv w:val="1"/>
      <w:marLeft w:val="0"/>
      <w:marRight w:val="0"/>
      <w:marTop w:val="0"/>
      <w:marBottom w:val="0"/>
      <w:divBdr>
        <w:top w:val="none" w:sz="0" w:space="0" w:color="auto"/>
        <w:left w:val="none" w:sz="0" w:space="0" w:color="auto"/>
        <w:bottom w:val="none" w:sz="0" w:space="0" w:color="auto"/>
        <w:right w:val="none" w:sz="0" w:space="0" w:color="auto"/>
      </w:divBdr>
    </w:div>
    <w:div w:id="944115027">
      <w:bodyDiv w:val="1"/>
      <w:marLeft w:val="0"/>
      <w:marRight w:val="0"/>
      <w:marTop w:val="0"/>
      <w:marBottom w:val="0"/>
      <w:divBdr>
        <w:top w:val="none" w:sz="0" w:space="0" w:color="auto"/>
        <w:left w:val="none" w:sz="0" w:space="0" w:color="auto"/>
        <w:bottom w:val="none" w:sz="0" w:space="0" w:color="auto"/>
        <w:right w:val="none" w:sz="0" w:space="0" w:color="auto"/>
      </w:divBdr>
    </w:div>
    <w:div w:id="946692493">
      <w:bodyDiv w:val="1"/>
      <w:marLeft w:val="0"/>
      <w:marRight w:val="0"/>
      <w:marTop w:val="0"/>
      <w:marBottom w:val="0"/>
      <w:divBdr>
        <w:top w:val="none" w:sz="0" w:space="0" w:color="auto"/>
        <w:left w:val="none" w:sz="0" w:space="0" w:color="auto"/>
        <w:bottom w:val="none" w:sz="0" w:space="0" w:color="auto"/>
        <w:right w:val="none" w:sz="0" w:space="0" w:color="auto"/>
      </w:divBdr>
    </w:div>
    <w:div w:id="954167387">
      <w:bodyDiv w:val="1"/>
      <w:marLeft w:val="0"/>
      <w:marRight w:val="0"/>
      <w:marTop w:val="0"/>
      <w:marBottom w:val="0"/>
      <w:divBdr>
        <w:top w:val="none" w:sz="0" w:space="0" w:color="auto"/>
        <w:left w:val="none" w:sz="0" w:space="0" w:color="auto"/>
        <w:bottom w:val="none" w:sz="0" w:space="0" w:color="auto"/>
        <w:right w:val="none" w:sz="0" w:space="0" w:color="auto"/>
      </w:divBdr>
    </w:div>
    <w:div w:id="962030866">
      <w:bodyDiv w:val="1"/>
      <w:marLeft w:val="0"/>
      <w:marRight w:val="0"/>
      <w:marTop w:val="0"/>
      <w:marBottom w:val="0"/>
      <w:divBdr>
        <w:top w:val="none" w:sz="0" w:space="0" w:color="auto"/>
        <w:left w:val="none" w:sz="0" w:space="0" w:color="auto"/>
        <w:bottom w:val="none" w:sz="0" w:space="0" w:color="auto"/>
        <w:right w:val="none" w:sz="0" w:space="0" w:color="auto"/>
      </w:divBdr>
    </w:div>
    <w:div w:id="963191695">
      <w:bodyDiv w:val="1"/>
      <w:marLeft w:val="0"/>
      <w:marRight w:val="0"/>
      <w:marTop w:val="0"/>
      <w:marBottom w:val="0"/>
      <w:divBdr>
        <w:top w:val="none" w:sz="0" w:space="0" w:color="auto"/>
        <w:left w:val="none" w:sz="0" w:space="0" w:color="auto"/>
        <w:bottom w:val="none" w:sz="0" w:space="0" w:color="auto"/>
        <w:right w:val="none" w:sz="0" w:space="0" w:color="auto"/>
      </w:divBdr>
    </w:div>
    <w:div w:id="968316201">
      <w:bodyDiv w:val="1"/>
      <w:marLeft w:val="0"/>
      <w:marRight w:val="0"/>
      <w:marTop w:val="0"/>
      <w:marBottom w:val="0"/>
      <w:divBdr>
        <w:top w:val="none" w:sz="0" w:space="0" w:color="auto"/>
        <w:left w:val="none" w:sz="0" w:space="0" w:color="auto"/>
        <w:bottom w:val="none" w:sz="0" w:space="0" w:color="auto"/>
        <w:right w:val="none" w:sz="0" w:space="0" w:color="auto"/>
      </w:divBdr>
    </w:div>
    <w:div w:id="968896168">
      <w:bodyDiv w:val="1"/>
      <w:marLeft w:val="0"/>
      <w:marRight w:val="0"/>
      <w:marTop w:val="0"/>
      <w:marBottom w:val="0"/>
      <w:divBdr>
        <w:top w:val="none" w:sz="0" w:space="0" w:color="auto"/>
        <w:left w:val="none" w:sz="0" w:space="0" w:color="auto"/>
        <w:bottom w:val="none" w:sz="0" w:space="0" w:color="auto"/>
        <w:right w:val="none" w:sz="0" w:space="0" w:color="auto"/>
      </w:divBdr>
    </w:div>
    <w:div w:id="969241308">
      <w:bodyDiv w:val="1"/>
      <w:marLeft w:val="0"/>
      <w:marRight w:val="0"/>
      <w:marTop w:val="0"/>
      <w:marBottom w:val="0"/>
      <w:divBdr>
        <w:top w:val="none" w:sz="0" w:space="0" w:color="auto"/>
        <w:left w:val="none" w:sz="0" w:space="0" w:color="auto"/>
        <w:bottom w:val="none" w:sz="0" w:space="0" w:color="auto"/>
        <w:right w:val="none" w:sz="0" w:space="0" w:color="auto"/>
      </w:divBdr>
    </w:div>
    <w:div w:id="971908574">
      <w:bodyDiv w:val="1"/>
      <w:marLeft w:val="0"/>
      <w:marRight w:val="0"/>
      <w:marTop w:val="0"/>
      <w:marBottom w:val="0"/>
      <w:divBdr>
        <w:top w:val="none" w:sz="0" w:space="0" w:color="auto"/>
        <w:left w:val="none" w:sz="0" w:space="0" w:color="auto"/>
        <w:bottom w:val="none" w:sz="0" w:space="0" w:color="auto"/>
        <w:right w:val="none" w:sz="0" w:space="0" w:color="auto"/>
      </w:divBdr>
    </w:div>
    <w:div w:id="973216390">
      <w:bodyDiv w:val="1"/>
      <w:marLeft w:val="0"/>
      <w:marRight w:val="0"/>
      <w:marTop w:val="0"/>
      <w:marBottom w:val="0"/>
      <w:divBdr>
        <w:top w:val="none" w:sz="0" w:space="0" w:color="auto"/>
        <w:left w:val="none" w:sz="0" w:space="0" w:color="auto"/>
        <w:bottom w:val="none" w:sz="0" w:space="0" w:color="auto"/>
        <w:right w:val="none" w:sz="0" w:space="0" w:color="auto"/>
      </w:divBdr>
    </w:div>
    <w:div w:id="981275210">
      <w:bodyDiv w:val="1"/>
      <w:marLeft w:val="0"/>
      <w:marRight w:val="0"/>
      <w:marTop w:val="0"/>
      <w:marBottom w:val="0"/>
      <w:divBdr>
        <w:top w:val="none" w:sz="0" w:space="0" w:color="auto"/>
        <w:left w:val="none" w:sz="0" w:space="0" w:color="auto"/>
        <w:bottom w:val="none" w:sz="0" w:space="0" w:color="auto"/>
        <w:right w:val="none" w:sz="0" w:space="0" w:color="auto"/>
      </w:divBdr>
    </w:div>
    <w:div w:id="984285606">
      <w:bodyDiv w:val="1"/>
      <w:marLeft w:val="0"/>
      <w:marRight w:val="0"/>
      <w:marTop w:val="0"/>
      <w:marBottom w:val="0"/>
      <w:divBdr>
        <w:top w:val="none" w:sz="0" w:space="0" w:color="auto"/>
        <w:left w:val="none" w:sz="0" w:space="0" w:color="auto"/>
        <w:bottom w:val="none" w:sz="0" w:space="0" w:color="auto"/>
        <w:right w:val="none" w:sz="0" w:space="0" w:color="auto"/>
      </w:divBdr>
    </w:div>
    <w:div w:id="989406129">
      <w:bodyDiv w:val="1"/>
      <w:marLeft w:val="0"/>
      <w:marRight w:val="0"/>
      <w:marTop w:val="0"/>
      <w:marBottom w:val="0"/>
      <w:divBdr>
        <w:top w:val="none" w:sz="0" w:space="0" w:color="auto"/>
        <w:left w:val="none" w:sz="0" w:space="0" w:color="auto"/>
        <w:bottom w:val="none" w:sz="0" w:space="0" w:color="auto"/>
        <w:right w:val="none" w:sz="0" w:space="0" w:color="auto"/>
      </w:divBdr>
    </w:div>
    <w:div w:id="991714129">
      <w:bodyDiv w:val="1"/>
      <w:marLeft w:val="0"/>
      <w:marRight w:val="0"/>
      <w:marTop w:val="0"/>
      <w:marBottom w:val="0"/>
      <w:divBdr>
        <w:top w:val="none" w:sz="0" w:space="0" w:color="auto"/>
        <w:left w:val="none" w:sz="0" w:space="0" w:color="auto"/>
        <w:bottom w:val="none" w:sz="0" w:space="0" w:color="auto"/>
        <w:right w:val="none" w:sz="0" w:space="0" w:color="auto"/>
      </w:divBdr>
    </w:div>
    <w:div w:id="992833333">
      <w:bodyDiv w:val="1"/>
      <w:marLeft w:val="0"/>
      <w:marRight w:val="0"/>
      <w:marTop w:val="0"/>
      <w:marBottom w:val="0"/>
      <w:divBdr>
        <w:top w:val="none" w:sz="0" w:space="0" w:color="auto"/>
        <w:left w:val="none" w:sz="0" w:space="0" w:color="auto"/>
        <w:bottom w:val="none" w:sz="0" w:space="0" w:color="auto"/>
        <w:right w:val="none" w:sz="0" w:space="0" w:color="auto"/>
      </w:divBdr>
    </w:div>
    <w:div w:id="995691678">
      <w:bodyDiv w:val="1"/>
      <w:marLeft w:val="0"/>
      <w:marRight w:val="0"/>
      <w:marTop w:val="0"/>
      <w:marBottom w:val="0"/>
      <w:divBdr>
        <w:top w:val="none" w:sz="0" w:space="0" w:color="auto"/>
        <w:left w:val="none" w:sz="0" w:space="0" w:color="auto"/>
        <w:bottom w:val="none" w:sz="0" w:space="0" w:color="auto"/>
        <w:right w:val="none" w:sz="0" w:space="0" w:color="auto"/>
      </w:divBdr>
    </w:div>
    <w:div w:id="999112615">
      <w:bodyDiv w:val="1"/>
      <w:marLeft w:val="0"/>
      <w:marRight w:val="0"/>
      <w:marTop w:val="0"/>
      <w:marBottom w:val="0"/>
      <w:divBdr>
        <w:top w:val="none" w:sz="0" w:space="0" w:color="auto"/>
        <w:left w:val="none" w:sz="0" w:space="0" w:color="auto"/>
        <w:bottom w:val="none" w:sz="0" w:space="0" w:color="auto"/>
        <w:right w:val="none" w:sz="0" w:space="0" w:color="auto"/>
      </w:divBdr>
    </w:div>
    <w:div w:id="1000699161">
      <w:bodyDiv w:val="1"/>
      <w:marLeft w:val="0"/>
      <w:marRight w:val="0"/>
      <w:marTop w:val="0"/>
      <w:marBottom w:val="0"/>
      <w:divBdr>
        <w:top w:val="none" w:sz="0" w:space="0" w:color="auto"/>
        <w:left w:val="none" w:sz="0" w:space="0" w:color="auto"/>
        <w:bottom w:val="none" w:sz="0" w:space="0" w:color="auto"/>
        <w:right w:val="none" w:sz="0" w:space="0" w:color="auto"/>
      </w:divBdr>
    </w:div>
    <w:div w:id="1006787893">
      <w:bodyDiv w:val="1"/>
      <w:marLeft w:val="0"/>
      <w:marRight w:val="0"/>
      <w:marTop w:val="0"/>
      <w:marBottom w:val="0"/>
      <w:divBdr>
        <w:top w:val="none" w:sz="0" w:space="0" w:color="auto"/>
        <w:left w:val="none" w:sz="0" w:space="0" w:color="auto"/>
        <w:bottom w:val="none" w:sz="0" w:space="0" w:color="auto"/>
        <w:right w:val="none" w:sz="0" w:space="0" w:color="auto"/>
      </w:divBdr>
    </w:div>
    <w:div w:id="1015234369">
      <w:bodyDiv w:val="1"/>
      <w:marLeft w:val="0"/>
      <w:marRight w:val="0"/>
      <w:marTop w:val="0"/>
      <w:marBottom w:val="0"/>
      <w:divBdr>
        <w:top w:val="none" w:sz="0" w:space="0" w:color="auto"/>
        <w:left w:val="none" w:sz="0" w:space="0" w:color="auto"/>
        <w:bottom w:val="none" w:sz="0" w:space="0" w:color="auto"/>
        <w:right w:val="none" w:sz="0" w:space="0" w:color="auto"/>
      </w:divBdr>
    </w:div>
    <w:div w:id="1018897075">
      <w:bodyDiv w:val="1"/>
      <w:marLeft w:val="0"/>
      <w:marRight w:val="0"/>
      <w:marTop w:val="0"/>
      <w:marBottom w:val="0"/>
      <w:divBdr>
        <w:top w:val="none" w:sz="0" w:space="0" w:color="auto"/>
        <w:left w:val="none" w:sz="0" w:space="0" w:color="auto"/>
        <w:bottom w:val="none" w:sz="0" w:space="0" w:color="auto"/>
        <w:right w:val="none" w:sz="0" w:space="0" w:color="auto"/>
      </w:divBdr>
    </w:div>
    <w:div w:id="1018972897">
      <w:bodyDiv w:val="1"/>
      <w:marLeft w:val="0"/>
      <w:marRight w:val="0"/>
      <w:marTop w:val="0"/>
      <w:marBottom w:val="0"/>
      <w:divBdr>
        <w:top w:val="none" w:sz="0" w:space="0" w:color="auto"/>
        <w:left w:val="none" w:sz="0" w:space="0" w:color="auto"/>
        <w:bottom w:val="none" w:sz="0" w:space="0" w:color="auto"/>
        <w:right w:val="none" w:sz="0" w:space="0" w:color="auto"/>
      </w:divBdr>
    </w:div>
    <w:div w:id="1023165242">
      <w:bodyDiv w:val="1"/>
      <w:marLeft w:val="0"/>
      <w:marRight w:val="0"/>
      <w:marTop w:val="0"/>
      <w:marBottom w:val="0"/>
      <w:divBdr>
        <w:top w:val="none" w:sz="0" w:space="0" w:color="auto"/>
        <w:left w:val="none" w:sz="0" w:space="0" w:color="auto"/>
        <w:bottom w:val="none" w:sz="0" w:space="0" w:color="auto"/>
        <w:right w:val="none" w:sz="0" w:space="0" w:color="auto"/>
      </w:divBdr>
    </w:div>
    <w:div w:id="1026172830">
      <w:bodyDiv w:val="1"/>
      <w:marLeft w:val="0"/>
      <w:marRight w:val="0"/>
      <w:marTop w:val="0"/>
      <w:marBottom w:val="0"/>
      <w:divBdr>
        <w:top w:val="none" w:sz="0" w:space="0" w:color="auto"/>
        <w:left w:val="none" w:sz="0" w:space="0" w:color="auto"/>
        <w:bottom w:val="none" w:sz="0" w:space="0" w:color="auto"/>
        <w:right w:val="none" w:sz="0" w:space="0" w:color="auto"/>
      </w:divBdr>
    </w:div>
    <w:div w:id="1039210648">
      <w:bodyDiv w:val="1"/>
      <w:marLeft w:val="0"/>
      <w:marRight w:val="0"/>
      <w:marTop w:val="0"/>
      <w:marBottom w:val="0"/>
      <w:divBdr>
        <w:top w:val="none" w:sz="0" w:space="0" w:color="auto"/>
        <w:left w:val="none" w:sz="0" w:space="0" w:color="auto"/>
        <w:bottom w:val="none" w:sz="0" w:space="0" w:color="auto"/>
        <w:right w:val="none" w:sz="0" w:space="0" w:color="auto"/>
      </w:divBdr>
    </w:div>
    <w:div w:id="1044061170">
      <w:bodyDiv w:val="1"/>
      <w:marLeft w:val="0"/>
      <w:marRight w:val="0"/>
      <w:marTop w:val="0"/>
      <w:marBottom w:val="0"/>
      <w:divBdr>
        <w:top w:val="none" w:sz="0" w:space="0" w:color="auto"/>
        <w:left w:val="none" w:sz="0" w:space="0" w:color="auto"/>
        <w:bottom w:val="none" w:sz="0" w:space="0" w:color="auto"/>
        <w:right w:val="none" w:sz="0" w:space="0" w:color="auto"/>
      </w:divBdr>
    </w:div>
    <w:div w:id="1045057445">
      <w:bodyDiv w:val="1"/>
      <w:marLeft w:val="0"/>
      <w:marRight w:val="0"/>
      <w:marTop w:val="0"/>
      <w:marBottom w:val="0"/>
      <w:divBdr>
        <w:top w:val="none" w:sz="0" w:space="0" w:color="auto"/>
        <w:left w:val="none" w:sz="0" w:space="0" w:color="auto"/>
        <w:bottom w:val="none" w:sz="0" w:space="0" w:color="auto"/>
        <w:right w:val="none" w:sz="0" w:space="0" w:color="auto"/>
      </w:divBdr>
    </w:div>
    <w:div w:id="1049457613">
      <w:bodyDiv w:val="1"/>
      <w:marLeft w:val="0"/>
      <w:marRight w:val="0"/>
      <w:marTop w:val="0"/>
      <w:marBottom w:val="0"/>
      <w:divBdr>
        <w:top w:val="none" w:sz="0" w:space="0" w:color="auto"/>
        <w:left w:val="none" w:sz="0" w:space="0" w:color="auto"/>
        <w:bottom w:val="none" w:sz="0" w:space="0" w:color="auto"/>
        <w:right w:val="none" w:sz="0" w:space="0" w:color="auto"/>
      </w:divBdr>
    </w:div>
    <w:div w:id="1058358548">
      <w:bodyDiv w:val="1"/>
      <w:marLeft w:val="0"/>
      <w:marRight w:val="0"/>
      <w:marTop w:val="0"/>
      <w:marBottom w:val="0"/>
      <w:divBdr>
        <w:top w:val="none" w:sz="0" w:space="0" w:color="auto"/>
        <w:left w:val="none" w:sz="0" w:space="0" w:color="auto"/>
        <w:bottom w:val="none" w:sz="0" w:space="0" w:color="auto"/>
        <w:right w:val="none" w:sz="0" w:space="0" w:color="auto"/>
      </w:divBdr>
    </w:div>
    <w:div w:id="1058897651">
      <w:bodyDiv w:val="1"/>
      <w:marLeft w:val="0"/>
      <w:marRight w:val="0"/>
      <w:marTop w:val="0"/>
      <w:marBottom w:val="0"/>
      <w:divBdr>
        <w:top w:val="none" w:sz="0" w:space="0" w:color="auto"/>
        <w:left w:val="none" w:sz="0" w:space="0" w:color="auto"/>
        <w:bottom w:val="none" w:sz="0" w:space="0" w:color="auto"/>
        <w:right w:val="none" w:sz="0" w:space="0" w:color="auto"/>
      </w:divBdr>
    </w:div>
    <w:div w:id="1061977697">
      <w:bodyDiv w:val="1"/>
      <w:marLeft w:val="0"/>
      <w:marRight w:val="0"/>
      <w:marTop w:val="0"/>
      <w:marBottom w:val="0"/>
      <w:divBdr>
        <w:top w:val="none" w:sz="0" w:space="0" w:color="auto"/>
        <w:left w:val="none" w:sz="0" w:space="0" w:color="auto"/>
        <w:bottom w:val="none" w:sz="0" w:space="0" w:color="auto"/>
        <w:right w:val="none" w:sz="0" w:space="0" w:color="auto"/>
      </w:divBdr>
    </w:div>
    <w:div w:id="1063482741">
      <w:bodyDiv w:val="1"/>
      <w:marLeft w:val="0"/>
      <w:marRight w:val="0"/>
      <w:marTop w:val="0"/>
      <w:marBottom w:val="0"/>
      <w:divBdr>
        <w:top w:val="none" w:sz="0" w:space="0" w:color="auto"/>
        <w:left w:val="none" w:sz="0" w:space="0" w:color="auto"/>
        <w:bottom w:val="none" w:sz="0" w:space="0" w:color="auto"/>
        <w:right w:val="none" w:sz="0" w:space="0" w:color="auto"/>
      </w:divBdr>
    </w:div>
    <w:div w:id="1063484327">
      <w:bodyDiv w:val="1"/>
      <w:marLeft w:val="0"/>
      <w:marRight w:val="0"/>
      <w:marTop w:val="0"/>
      <w:marBottom w:val="0"/>
      <w:divBdr>
        <w:top w:val="none" w:sz="0" w:space="0" w:color="auto"/>
        <w:left w:val="none" w:sz="0" w:space="0" w:color="auto"/>
        <w:bottom w:val="none" w:sz="0" w:space="0" w:color="auto"/>
        <w:right w:val="none" w:sz="0" w:space="0" w:color="auto"/>
      </w:divBdr>
    </w:div>
    <w:div w:id="1079793821">
      <w:bodyDiv w:val="1"/>
      <w:marLeft w:val="0"/>
      <w:marRight w:val="0"/>
      <w:marTop w:val="0"/>
      <w:marBottom w:val="0"/>
      <w:divBdr>
        <w:top w:val="none" w:sz="0" w:space="0" w:color="auto"/>
        <w:left w:val="none" w:sz="0" w:space="0" w:color="auto"/>
        <w:bottom w:val="none" w:sz="0" w:space="0" w:color="auto"/>
        <w:right w:val="none" w:sz="0" w:space="0" w:color="auto"/>
      </w:divBdr>
    </w:div>
    <w:div w:id="1085347615">
      <w:bodyDiv w:val="1"/>
      <w:marLeft w:val="0"/>
      <w:marRight w:val="0"/>
      <w:marTop w:val="0"/>
      <w:marBottom w:val="0"/>
      <w:divBdr>
        <w:top w:val="none" w:sz="0" w:space="0" w:color="auto"/>
        <w:left w:val="none" w:sz="0" w:space="0" w:color="auto"/>
        <w:bottom w:val="none" w:sz="0" w:space="0" w:color="auto"/>
        <w:right w:val="none" w:sz="0" w:space="0" w:color="auto"/>
      </w:divBdr>
    </w:div>
    <w:div w:id="1087459853">
      <w:bodyDiv w:val="1"/>
      <w:marLeft w:val="0"/>
      <w:marRight w:val="0"/>
      <w:marTop w:val="0"/>
      <w:marBottom w:val="0"/>
      <w:divBdr>
        <w:top w:val="none" w:sz="0" w:space="0" w:color="auto"/>
        <w:left w:val="none" w:sz="0" w:space="0" w:color="auto"/>
        <w:bottom w:val="none" w:sz="0" w:space="0" w:color="auto"/>
        <w:right w:val="none" w:sz="0" w:space="0" w:color="auto"/>
      </w:divBdr>
    </w:div>
    <w:div w:id="1090933767">
      <w:bodyDiv w:val="1"/>
      <w:marLeft w:val="0"/>
      <w:marRight w:val="0"/>
      <w:marTop w:val="0"/>
      <w:marBottom w:val="0"/>
      <w:divBdr>
        <w:top w:val="none" w:sz="0" w:space="0" w:color="auto"/>
        <w:left w:val="none" w:sz="0" w:space="0" w:color="auto"/>
        <w:bottom w:val="none" w:sz="0" w:space="0" w:color="auto"/>
        <w:right w:val="none" w:sz="0" w:space="0" w:color="auto"/>
      </w:divBdr>
    </w:div>
    <w:div w:id="1121919348">
      <w:bodyDiv w:val="1"/>
      <w:marLeft w:val="0"/>
      <w:marRight w:val="0"/>
      <w:marTop w:val="0"/>
      <w:marBottom w:val="0"/>
      <w:divBdr>
        <w:top w:val="none" w:sz="0" w:space="0" w:color="auto"/>
        <w:left w:val="none" w:sz="0" w:space="0" w:color="auto"/>
        <w:bottom w:val="none" w:sz="0" w:space="0" w:color="auto"/>
        <w:right w:val="none" w:sz="0" w:space="0" w:color="auto"/>
      </w:divBdr>
    </w:div>
    <w:div w:id="1132747264">
      <w:bodyDiv w:val="1"/>
      <w:marLeft w:val="0"/>
      <w:marRight w:val="0"/>
      <w:marTop w:val="0"/>
      <w:marBottom w:val="0"/>
      <w:divBdr>
        <w:top w:val="none" w:sz="0" w:space="0" w:color="auto"/>
        <w:left w:val="none" w:sz="0" w:space="0" w:color="auto"/>
        <w:bottom w:val="none" w:sz="0" w:space="0" w:color="auto"/>
        <w:right w:val="none" w:sz="0" w:space="0" w:color="auto"/>
      </w:divBdr>
    </w:div>
    <w:div w:id="1135367423">
      <w:bodyDiv w:val="1"/>
      <w:marLeft w:val="0"/>
      <w:marRight w:val="0"/>
      <w:marTop w:val="0"/>
      <w:marBottom w:val="0"/>
      <w:divBdr>
        <w:top w:val="none" w:sz="0" w:space="0" w:color="auto"/>
        <w:left w:val="none" w:sz="0" w:space="0" w:color="auto"/>
        <w:bottom w:val="none" w:sz="0" w:space="0" w:color="auto"/>
        <w:right w:val="none" w:sz="0" w:space="0" w:color="auto"/>
      </w:divBdr>
    </w:div>
    <w:div w:id="1168136354">
      <w:bodyDiv w:val="1"/>
      <w:marLeft w:val="0"/>
      <w:marRight w:val="0"/>
      <w:marTop w:val="0"/>
      <w:marBottom w:val="0"/>
      <w:divBdr>
        <w:top w:val="none" w:sz="0" w:space="0" w:color="auto"/>
        <w:left w:val="none" w:sz="0" w:space="0" w:color="auto"/>
        <w:bottom w:val="none" w:sz="0" w:space="0" w:color="auto"/>
        <w:right w:val="none" w:sz="0" w:space="0" w:color="auto"/>
      </w:divBdr>
    </w:div>
    <w:div w:id="1173913207">
      <w:bodyDiv w:val="1"/>
      <w:marLeft w:val="0"/>
      <w:marRight w:val="0"/>
      <w:marTop w:val="0"/>
      <w:marBottom w:val="0"/>
      <w:divBdr>
        <w:top w:val="none" w:sz="0" w:space="0" w:color="auto"/>
        <w:left w:val="none" w:sz="0" w:space="0" w:color="auto"/>
        <w:bottom w:val="none" w:sz="0" w:space="0" w:color="auto"/>
        <w:right w:val="none" w:sz="0" w:space="0" w:color="auto"/>
      </w:divBdr>
    </w:div>
    <w:div w:id="1194609183">
      <w:bodyDiv w:val="1"/>
      <w:marLeft w:val="0"/>
      <w:marRight w:val="0"/>
      <w:marTop w:val="0"/>
      <w:marBottom w:val="0"/>
      <w:divBdr>
        <w:top w:val="none" w:sz="0" w:space="0" w:color="auto"/>
        <w:left w:val="none" w:sz="0" w:space="0" w:color="auto"/>
        <w:bottom w:val="none" w:sz="0" w:space="0" w:color="auto"/>
        <w:right w:val="none" w:sz="0" w:space="0" w:color="auto"/>
      </w:divBdr>
    </w:div>
    <w:div w:id="1201089503">
      <w:bodyDiv w:val="1"/>
      <w:marLeft w:val="0"/>
      <w:marRight w:val="0"/>
      <w:marTop w:val="0"/>
      <w:marBottom w:val="0"/>
      <w:divBdr>
        <w:top w:val="none" w:sz="0" w:space="0" w:color="auto"/>
        <w:left w:val="none" w:sz="0" w:space="0" w:color="auto"/>
        <w:bottom w:val="none" w:sz="0" w:space="0" w:color="auto"/>
        <w:right w:val="none" w:sz="0" w:space="0" w:color="auto"/>
      </w:divBdr>
    </w:div>
    <w:div w:id="1201939724">
      <w:bodyDiv w:val="1"/>
      <w:marLeft w:val="0"/>
      <w:marRight w:val="0"/>
      <w:marTop w:val="0"/>
      <w:marBottom w:val="0"/>
      <w:divBdr>
        <w:top w:val="none" w:sz="0" w:space="0" w:color="auto"/>
        <w:left w:val="none" w:sz="0" w:space="0" w:color="auto"/>
        <w:bottom w:val="none" w:sz="0" w:space="0" w:color="auto"/>
        <w:right w:val="none" w:sz="0" w:space="0" w:color="auto"/>
      </w:divBdr>
    </w:div>
    <w:div w:id="1204832254">
      <w:bodyDiv w:val="1"/>
      <w:marLeft w:val="0"/>
      <w:marRight w:val="0"/>
      <w:marTop w:val="0"/>
      <w:marBottom w:val="0"/>
      <w:divBdr>
        <w:top w:val="none" w:sz="0" w:space="0" w:color="auto"/>
        <w:left w:val="none" w:sz="0" w:space="0" w:color="auto"/>
        <w:bottom w:val="none" w:sz="0" w:space="0" w:color="auto"/>
        <w:right w:val="none" w:sz="0" w:space="0" w:color="auto"/>
      </w:divBdr>
    </w:div>
    <w:div w:id="1208642117">
      <w:bodyDiv w:val="1"/>
      <w:marLeft w:val="0"/>
      <w:marRight w:val="0"/>
      <w:marTop w:val="0"/>
      <w:marBottom w:val="0"/>
      <w:divBdr>
        <w:top w:val="none" w:sz="0" w:space="0" w:color="auto"/>
        <w:left w:val="none" w:sz="0" w:space="0" w:color="auto"/>
        <w:bottom w:val="none" w:sz="0" w:space="0" w:color="auto"/>
        <w:right w:val="none" w:sz="0" w:space="0" w:color="auto"/>
      </w:divBdr>
    </w:div>
    <w:div w:id="1220241787">
      <w:bodyDiv w:val="1"/>
      <w:marLeft w:val="0"/>
      <w:marRight w:val="0"/>
      <w:marTop w:val="0"/>
      <w:marBottom w:val="0"/>
      <w:divBdr>
        <w:top w:val="none" w:sz="0" w:space="0" w:color="auto"/>
        <w:left w:val="none" w:sz="0" w:space="0" w:color="auto"/>
        <w:bottom w:val="none" w:sz="0" w:space="0" w:color="auto"/>
        <w:right w:val="none" w:sz="0" w:space="0" w:color="auto"/>
      </w:divBdr>
    </w:div>
    <w:div w:id="1226911163">
      <w:bodyDiv w:val="1"/>
      <w:marLeft w:val="0"/>
      <w:marRight w:val="0"/>
      <w:marTop w:val="0"/>
      <w:marBottom w:val="0"/>
      <w:divBdr>
        <w:top w:val="none" w:sz="0" w:space="0" w:color="auto"/>
        <w:left w:val="none" w:sz="0" w:space="0" w:color="auto"/>
        <w:bottom w:val="none" w:sz="0" w:space="0" w:color="auto"/>
        <w:right w:val="none" w:sz="0" w:space="0" w:color="auto"/>
      </w:divBdr>
    </w:div>
    <w:div w:id="1226992093">
      <w:bodyDiv w:val="1"/>
      <w:marLeft w:val="0"/>
      <w:marRight w:val="0"/>
      <w:marTop w:val="0"/>
      <w:marBottom w:val="0"/>
      <w:divBdr>
        <w:top w:val="none" w:sz="0" w:space="0" w:color="auto"/>
        <w:left w:val="none" w:sz="0" w:space="0" w:color="auto"/>
        <w:bottom w:val="none" w:sz="0" w:space="0" w:color="auto"/>
        <w:right w:val="none" w:sz="0" w:space="0" w:color="auto"/>
      </w:divBdr>
    </w:div>
    <w:div w:id="1228613931">
      <w:bodyDiv w:val="1"/>
      <w:marLeft w:val="0"/>
      <w:marRight w:val="0"/>
      <w:marTop w:val="0"/>
      <w:marBottom w:val="0"/>
      <w:divBdr>
        <w:top w:val="none" w:sz="0" w:space="0" w:color="auto"/>
        <w:left w:val="none" w:sz="0" w:space="0" w:color="auto"/>
        <w:bottom w:val="none" w:sz="0" w:space="0" w:color="auto"/>
        <w:right w:val="none" w:sz="0" w:space="0" w:color="auto"/>
      </w:divBdr>
    </w:div>
    <w:div w:id="1239899872">
      <w:bodyDiv w:val="1"/>
      <w:marLeft w:val="0"/>
      <w:marRight w:val="0"/>
      <w:marTop w:val="0"/>
      <w:marBottom w:val="0"/>
      <w:divBdr>
        <w:top w:val="none" w:sz="0" w:space="0" w:color="auto"/>
        <w:left w:val="none" w:sz="0" w:space="0" w:color="auto"/>
        <w:bottom w:val="none" w:sz="0" w:space="0" w:color="auto"/>
        <w:right w:val="none" w:sz="0" w:space="0" w:color="auto"/>
      </w:divBdr>
    </w:div>
    <w:div w:id="1247615330">
      <w:bodyDiv w:val="1"/>
      <w:marLeft w:val="0"/>
      <w:marRight w:val="0"/>
      <w:marTop w:val="0"/>
      <w:marBottom w:val="0"/>
      <w:divBdr>
        <w:top w:val="none" w:sz="0" w:space="0" w:color="auto"/>
        <w:left w:val="none" w:sz="0" w:space="0" w:color="auto"/>
        <w:bottom w:val="none" w:sz="0" w:space="0" w:color="auto"/>
        <w:right w:val="none" w:sz="0" w:space="0" w:color="auto"/>
      </w:divBdr>
    </w:div>
    <w:div w:id="1253197420">
      <w:bodyDiv w:val="1"/>
      <w:marLeft w:val="0"/>
      <w:marRight w:val="0"/>
      <w:marTop w:val="0"/>
      <w:marBottom w:val="0"/>
      <w:divBdr>
        <w:top w:val="none" w:sz="0" w:space="0" w:color="auto"/>
        <w:left w:val="none" w:sz="0" w:space="0" w:color="auto"/>
        <w:bottom w:val="none" w:sz="0" w:space="0" w:color="auto"/>
        <w:right w:val="none" w:sz="0" w:space="0" w:color="auto"/>
      </w:divBdr>
    </w:div>
    <w:div w:id="1253663770">
      <w:bodyDiv w:val="1"/>
      <w:marLeft w:val="0"/>
      <w:marRight w:val="0"/>
      <w:marTop w:val="0"/>
      <w:marBottom w:val="0"/>
      <w:divBdr>
        <w:top w:val="none" w:sz="0" w:space="0" w:color="auto"/>
        <w:left w:val="none" w:sz="0" w:space="0" w:color="auto"/>
        <w:bottom w:val="none" w:sz="0" w:space="0" w:color="auto"/>
        <w:right w:val="none" w:sz="0" w:space="0" w:color="auto"/>
      </w:divBdr>
    </w:div>
    <w:div w:id="1259564997">
      <w:bodyDiv w:val="1"/>
      <w:marLeft w:val="0"/>
      <w:marRight w:val="0"/>
      <w:marTop w:val="0"/>
      <w:marBottom w:val="0"/>
      <w:divBdr>
        <w:top w:val="none" w:sz="0" w:space="0" w:color="auto"/>
        <w:left w:val="none" w:sz="0" w:space="0" w:color="auto"/>
        <w:bottom w:val="none" w:sz="0" w:space="0" w:color="auto"/>
        <w:right w:val="none" w:sz="0" w:space="0" w:color="auto"/>
      </w:divBdr>
    </w:div>
    <w:div w:id="1277517779">
      <w:bodyDiv w:val="1"/>
      <w:marLeft w:val="0"/>
      <w:marRight w:val="0"/>
      <w:marTop w:val="0"/>
      <w:marBottom w:val="0"/>
      <w:divBdr>
        <w:top w:val="none" w:sz="0" w:space="0" w:color="auto"/>
        <w:left w:val="none" w:sz="0" w:space="0" w:color="auto"/>
        <w:bottom w:val="none" w:sz="0" w:space="0" w:color="auto"/>
        <w:right w:val="none" w:sz="0" w:space="0" w:color="auto"/>
      </w:divBdr>
    </w:div>
    <w:div w:id="1279025612">
      <w:bodyDiv w:val="1"/>
      <w:marLeft w:val="0"/>
      <w:marRight w:val="0"/>
      <w:marTop w:val="0"/>
      <w:marBottom w:val="0"/>
      <w:divBdr>
        <w:top w:val="none" w:sz="0" w:space="0" w:color="auto"/>
        <w:left w:val="none" w:sz="0" w:space="0" w:color="auto"/>
        <w:bottom w:val="none" w:sz="0" w:space="0" w:color="auto"/>
        <w:right w:val="none" w:sz="0" w:space="0" w:color="auto"/>
      </w:divBdr>
    </w:div>
    <w:div w:id="1294140698">
      <w:bodyDiv w:val="1"/>
      <w:marLeft w:val="0"/>
      <w:marRight w:val="0"/>
      <w:marTop w:val="0"/>
      <w:marBottom w:val="0"/>
      <w:divBdr>
        <w:top w:val="none" w:sz="0" w:space="0" w:color="auto"/>
        <w:left w:val="none" w:sz="0" w:space="0" w:color="auto"/>
        <w:bottom w:val="none" w:sz="0" w:space="0" w:color="auto"/>
        <w:right w:val="none" w:sz="0" w:space="0" w:color="auto"/>
      </w:divBdr>
    </w:div>
    <w:div w:id="1299217341">
      <w:bodyDiv w:val="1"/>
      <w:marLeft w:val="0"/>
      <w:marRight w:val="0"/>
      <w:marTop w:val="0"/>
      <w:marBottom w:val="0"/>
      <w:divBdr>
        <w:top w:val="none" w:sz="0" w:space="0" w:color="auto"/>
        <w:left w:val="none" w:sz="0" w:space="0" w:color="auto"/>
        <w:bottom w:val="none" w:sz="0" w:space="0" w:color="auto"/>
        <w:right w:val="none" w:sz="0" w:space="0" w:color="auto"/>
      </w:divBdr>
    </w:div>
    <w:div w:id="1333727516">
      <w:bodyDiv w:val="1"/>
      <w:marLeft w:val="0"/>
      <w:marRight w:val="0"/>
      <w:marTop w:val="0"/>
      <w:marBottom w:val="0"/>
      <w:divBdr>
        <w:top w:val="none" w:sz="0" w:space="0" w:color="auto"/>
        <w:left w:val="none" w:sz="0" w:space="0" w:color="auto"/>
        <w:bottom w:val="none" w:sz="0" w:space="0" w:color="auto"/>
        <w:right w:val="none" w:sz="0" w:space="0" w:color="auto"/>
      </w:divBdr>
    </w:div>
    <w:div w:id="1339624906">
      <w:bodyDiv w:val="1"/>
      <w:marLeft w:val="0"/>
      <w:marRight w:val="0"/>
      <w:marTop w:val="0"/>
      <w:marBottom w:val="0"/>
      <w:divBdr>
        <w:top w:val="none" w:sz="0" w:space="0" w:color="auto"/>
        <w:left w:val="none" w:sz="0" w:space="0" w:color="auto"/>
        <w:bottom w:val="none" w:sz="0" w:space="0" w:color="auto"/>
        <w:right w:val="none" w:sz="0" w:space="0" w:color="auto"/>
      </w:divBdr>
    </w:div>
    <w:div w:id="1357384950">
      <w:bodyDiv w:val="1"/>
      <w:marLeft w:val="0"/>
      <w:marRight w:val="0"/>
      <w:marTop w:val="0"/>
      <w:marBottom w:val="0"/>
      <w:divBdr>
        <w:top w:val="none" w:sz="0" w:space="0" w:color="auto"/>
        <w:left w:val="none" w:sz="0" w:space="0" w:color="auto"/>
        <w:bottom w:val="none" w:sz="0" w:space="0" w:color="auto"/>
        <w:right w:val="none" w:sz="0" w:space="0" w:color="auto"/>
      </w:divBdr>
    </w:div>
    <w:div w:id="1361203522">
      <w:bodyDiv w:val="1"/>
      <w:marLeft w:val="0"/>
      <w:marRight w:val="0"/>
      <w:marTop w:val="0"/>
      <w:marBottom w:val="0"/>
      <w:divBdr>
        <w:top w:val="none" w:sz="0" w:space="0" w:color="auto"/>
        <w:left w:val="none" w:sz="0" w:space="0" w:color="auto"/>
        <w:bottom w:val="none" w:sz="0" w:space="0" w:color="auto"/>
        <w:right w:val="none" w:sz="0" w:space="0" w:color="auto"/>
      </w:divBdr>
    </w:div>
    <w:div w:id="1365669500">
      <w:bodyDiv w:val="1"/>
      <w:marLeft w:val="0"/>
      <w:marRight w:val="0"/>
      <w:marTop w:val="0"/>
      <w:marBottom w:val="0"/>
      <w:divBdr>
        <w:top w:val="none" w:sz="0" w:space="0" w:color="auto"/>
        <w:left w:val="none" w:sz="0" w:space="0" w:color="auto"/>
        <w:bottom w:val="none" w:sz="0" w:space="0" w:color="auto"/>
        <w:right w:val="none" w:sz="0" w:space="0" w:color="auto"/>
      </w:divBdr>
    </w:div>
    <w:div w:id="1374502506">
      <w:bodyDiv w:val="1"/>
      <w:marLeft w:val="0"/>
      <w:marRight w:val="0"/>
      <w:marTop w:val="0"/>
      <w:marBottom w:val="0"/>
      <w:divBdr>
        <w:top w:val="none" w:sz="0" w:space="0" w:color="auto"/>
        <w:left w:val="none" w:sz="0" w:space="0" w:color="auto"/>
        <w:bottom w:val="none" w:sz="0" w:space="0" w:color="auto"/>
        <w:right w:val="none" w:sz="0" w:space="0" w:color="auto"/>
      </w:divBdr>
    </w:div>
    <w:div w:id="1376808572">
      <w:bodyDiv w:val="1"/>
      <w:marLeft w:val="0"/>
      <w:marRight w:val="0"/>
      <w:marTop w:val="0"/>
      <w:marBottom w:val="0"/>
      <w:divBdr>
        <w:top w:val="none" w:sz="0" w:space="0" w:color="auto"/>
        <w:left w:val="none" w:sz="0" w:space="0" w:color="auto"/>
        <w:bottom w:val="none" w:sz="0" w:space="0" w:color="auto"/>
        <w:right w:val="none" w:sz="0" w:space="0" w:color="auto"/>
      </w:divBdr>
    </w:div>
    <w:div w:id="1377699424">
      <w:bodyDiv w:val="1"/>
      <w:marLeft w:val="0"/>
      <w:marRight w:val="0"/>
      <w:marTop w:val="0"/>
      <w:marBottom w:val="0"/>
      <w:divBdr>
        <w:top w:val="none" w:sz="0" w:space="0" w:color="auto"/>
        <w:left w:val="none" w:sz="0" w:space="0" w:color="auto"/>
        <w:bottom w:val="none" w:sz="0" w:space="0" w:color="auto"/>
        <w:right w:val="none" w:sz="0" w:space="0" w:color="auto"/>
      </w:divBdr>
    </w:div>
    <w:div w:id="1390959975">
      <w:bodyDiv w:val="1"/>
      <w:marLeft w:val="0"/>
      <w:marRight w:val="0"/>
      <w:marTop w:val="0"/>
      <w:marBottom w:val="0"/>
      <w:divBdr>
        <w:top w:val="none" w:sz="0" w:space="0" w:color="auto"/>
        <w:left w:val="none" w:sz="0" w:space="0" w:color="auto"/>
        <w:bottom w:val="none" w:sz="0" w:space="0" w:color="auto"/>
        <w:right w:val="none" w:sz="0" w:space="0" w:color="auto"/>
      </w:divBdr>
    </w:div>
    <w:div w:id="1396515035">
      <w:bodyDiv w:val="1"/>
      <w:marLeft w:val="0"/>
      <w:marRight w:val="0"/>
      <w:marTop w:val="0"/>
      <w:marBottom w:val="0"/>
      <w:divBdr>
        <w:top w:val="none" w:sz="0" w:space="0" w:color="auto"/>
        <w:left w:val="none" w:sz="0" w:space="0" w:color="auto"/>
        <w:bottom w:val="none" w:sz="0" w:space="0" w:color="auto"/>
        <w:right w:val="none" w:sz="0" w:space="0" w:color="auto"/>
      </w:divBdr>
    </w:div>
    <w:div w:id="1400250494">
      <w:bodyDiv w:val="1"/>
      <w:marLeft w:val="0"/>
      <w:marRight w:val="0"/>
      <w:marTop w:val="0"/>
      <w:marBottom w:val="0"/>
      <w:divBdr>
        <w:top w:val="none" w:sz="0" w:space="0" w:color="auto"/>
        <w:left w:val="none" w:sz="0" w:space="0" w:color="auto"/>
        <w:bottom w:val="none" w:sz="0" w:space="0" w:color="auto"/>
        <w:right w:val="none" w:sz="0" w:space="0" w:color="auto"/>
      </w:divBdr>
    </w:div>
    <w:div w:id="1401488383">
      <w:bodyDiv w:val="1"/>
      <w:marLeft w:val="0"/>
      <w:marRight w:val="0"/>
      <w:marTop w:val="0"/>
      <w:marBottom w:val="0"/>
      <w:divBdr>
        <w:top w:val="none" w:sz="0" w:space="0" w:color="auto"/>
        <w:left w:val="none" w:sz="0" w:space="0" w:color="auto"/>
        <w:bottom w:val="none" w:sz="0" w:space="0" w:color="auto"/>
        <w:right w:val="none" w:sz="0" w:space="0" w:color="auto"/>
      </w:divBdr>
    </w:div>
    <w:div w:id="1423338560">
      <w:bodyDiv w:val="1"/>
      <w:marLeft w:val="0"/>
      <w:marRight w:val="0"/>
      <w:marTop w:val="0"/>
      <w:marBottom w:val="0"/>
      <w:divBdr>
        <w:top w:val="none" w:sz="0" w:space="0" w:color="auto"/>
        <w:left w:val="none" w:sz="0" w:space="0" w:color="auto"/>
        <w:bottom w:val="none" w:sz="0" w:space="0" w:color="auto"/>
        <w:right w:val="none" w:sz="0" w:space="0" w:color="auto"/>
      </w:divBdr>
    </w:div>
    <w:div w:id="1430001141">
      <w:bodyDiv w:val="1"/>
      <w:marLeft w:val="0"/>
      <w:marRight w:val="0"/>
      <w:marTop w:val="0"/>
      <w:marBottom w:val="0"/>
      <w:divBdr>
        <w:top w:val="none" w:sz="0" w:space="0" w:color="auto"/>
        <w:left w:val="none" w:sz="0" w:space="0" w:color="auto"/>
        <w:bottom w:val="none" w:sz="0" w:space="0" w:color="auto"/>
        <w:right w:val="none" w:sz="0" w:space="0" w:color="auto"/>
      </w:divBdr>
    </w:div>
    <w:div w:id="1446074676">
      <w:bodyDiv w:val="1"/>
      <w:marLeft w:val="0"/>
      <w:marRight w:val="0"/>
      <w:marTop w:val="0"/>
      <w:marBottom w:val="0"/>
      <w:divBdr>
        <w:top w:val="none" w:sz="0" w:space="0" w:color="auto"/>
        <w:left w:val="none" w:sz="0" w:space="0" w:color="auto"/>
        <w:bottom w:val="none" w:sz="0" w:space="0" w:color="auto"/>
        <w:right w:val="none" w:sz="0" w:space="0" w:color="auto"/>
      </w:divBdr>
    </w:div>
    <w:div w:id="1447919472">
      <w:bodyDiv w:val="1"/>
      <w:marLeft w:val="0"/>
      <w:marRight w:val="0"/>
      <w:marTop w:val="0"/>
      <w:marBottom w:val="0"/>
      <w:divBdr>
        <w:top w:val="none" w:sz="0" w:space="0" w:color="auto"/>
        <w:left w:val="none" w:sz="0" w:space="0" w:color="auto"/>
        <w:bottom w:val="none" w:sz="0" w:space="0" w:color="auto"/>
        <w:right w:val="none" w:sz="0" w:space="0" w:color="auto"/>
      </w:divBdr>
    </w:div>
    <w:div w:id="1449156926">
      <w:bodyDiv w:val="1"/>
      <w:marLeft w:val="0"/>
      <w:marRight w:val="0"/>
      <w:marTop w:val="0"/>
      <w:marBottom w:val="0"/>
      <w:divBdr>
        <w:top w:val="none" w:sz="0" w:space="0" w:color="auto"/>
        <w:left w:val="none" w:sz="0" w:space="0" w:color="auto"/>
        <w:bottom w:val="none" w:sz="0" w:space="0" w:color="auto"/>
        <w:right w:val="none" w:sz="0" w:space="0" w:color="auto"/>
      </w:divBdr>
    </w:div>
    <w:div w:id="1450315510">
      <w:bodyDiv w:val="1"/>
      <w:marLeft w:val="0"/>
      <w:marRight w:val="0"/>
      <w:marTop w:val="0"/>
      <w:marBottom w:val="0"/>
      <w:divBdr>
        <w:top w:val="none" w:sz="0" w:space="0" w:color="auto"/>
        <w:left w:val="none" w:sz="0" w:space="0" w:color="auto"/>
        <w:bottom w:val="none" w:sz="0" w:space="0" w:color="auto"/>
        <w:right w:val="none" w:sz="0" w:space="0" w:color="auto"/>
      </w:divBdr>
    </w:div>
    <w:div w:id="1458601499">
      <w:bodyDiv w:val="1"/>
      <w:marLeft w:val="0"/>
      <w:marRight w:val="0"/>
      <w:marTop w:val="0"/>
      <w:marBottom w:val="0"/>
      <w:divBdr>
        <w:top w:val="none" w:sz="0" w:space="0" w:color="auto"/>
        <w:left w:val="none" w:sz="0" w:space="0" w:color="auto"/>
        <w:bottom w:val="none" w:sz="0" w:space="0" w:color="auto"/>
        <w:right w:val="none" w:sz="0" w:space="0" w:color="auto"/>
      </w:divBdr>
    </w:div>
    <w:div w:id="1465537650">
      <w:bodyDiv w:val="1"/>
      <w:marLeft w:val="0"/>
      <w:marRight w:val="0"/>
      <w:marTop w:val="0"/>
      <w:marBottom w:val="0"/>
      <w:divBdr>
        <w:top w:val="none" w:sz="0" w:space="0" w:color="auto"/>
        <w:left w:val="none" w:sz="0" w:space="0" w:color="auto"/>
        <w:bottom w:val="none" w:sz="0" w:space="0" w:color="auto"/>
        <w:right w:val="none" w:sz="0" w:space="0" w:color="auto"/>
      </w:divBdr>
    </w:div>
    <w:div w:id="1466197747">
      <w:bodyDiv w:val="1"/>
      <w:marLeft w:val="0"/>
      <w:marRight w:val="0"/>
      <w:marTop w:val="0"/>
      <w:marBottom w:val="0"/>
      <w:divBdr>
        <w:top w:val="none" w:sz="0" w:space="0" w:color="auto"/>
        <w:left w:val="none" w:sz="0" w:space="0" w:color="auto"/>
        <w:bottom w:val="none" w:sz="0" w:space="0" w:color="auto"/>
        <w:right w:val="none" w:sz="0" w:space="0" w:color="auto"/>
      </w:divBdr>
    </w:div>
    <w:div w:id="1467431121">
      <w:bodyDiv w:val="1"/>
      <w:marLeft w:val="0"/>
      <w:marRight w:val="0"/>
      <w:marTop w:val="0"/>
      <w:marBottom w:val="0"/>
      <w:divBdr>
        <w:top w:val="none" w:sz="0" w:space="0" w:color="auto"/>
        <w:left w:val="none" w:sz="0" w:space="0" w:color="auto"/>
        <w:bottom w:val="none" w:sz="0" w:space="0" w:color="auto"/>
        <w:right w:val="none" w:sz="0" w:space="0" w:color="auto"/>
      </w:divBdr>
    </w:div>
    <w:div w:id="1469005505">
      <w:bodyDiv w:val="1"/>
      <w:marLeft w:val="0"/>
      <w:marRight w:val="0"/>
      <w:marTop w:val="0"/>
      <w:marBottom w:val="0"/>
      <w:divBdr>
        <w:top w:val="none" w:sz="0" w:space="0" w:color="auto"/>
        <w:left w:val="none" w:sz="0" w:space="0" w:color="auto"/>
        <w:bottom w:val="none" w:sz="0" w:space="0" w:color="auto"/>
        <w:right w:val="none" w:sz="0" w:space="0" w:color="auto"/>
      </w:divBdr>
    </w:div>
    <w:div w:id="1472821501">
      <w:bodyDiv w:val="1"/>
      <w:marLeft w:val="0"/>
      <w:marRight w:val="0"/>
      <w:marTop w:val="0"/>
      <w:marBottom w:val="0"/>
      <w:divBdr>
        <w:top w:val="none" w:sz="0" w:space="0" w:color="auto"/>
        <w:left w:val="none" w:sz="0" w:space="0" w:color="auto"/>
        <w:bottom w:val="none" w:sz="0" w:space="0" w:color="auto"/>
        <w:right w:val="none" w:sz="0" w:space="0" w:color="auto"/>
      </w:divBdr>
    </w:div>
    <w:div w:id="1475567721">
      <w:bodyDiv w:val="1"/>
      <w:marLeft w:val="0"/>
      <w:marRight w:val="0"/>
      <w:marTop w:val="0"/>
      <w:marBottom w:val="0"/>
      <w:divBdr>
        <w:top w:val="none" w:sz="0" w:space="0" w:color="auto"/>
        <w:left w:val="none" w:sz="0" w:space="0" w:color="auto"/>
        <w:bottom w:val="none" w:sz="0" w:space="0" w:color="auto"/>
        <w:right w:val="none" w:sz="0" w:space="0" w:color="auto"/>
      </w:divBdr>
    </w:div>
    <w:div w:id="1481456095">
      <w:bodyDiv w:val="1"/>
      <w:marLeft w:val="0"/>
      <w:marRight w:val="0"/>
      <w:marTop w:val="0"/>
      <w:marBottom w:val="0"/>
      <w:divBdr>
        <w:top w:val="none" w:sz="0" w:space="0" w:color="auto"/>
        <w:left w:val="none" w:sz="0" w:space="0" w:color="auto"/>
        <w:bottom w:val="none" w:sz="0" w:space="0" w:color="auto"/>
        <w:right w:val="none" w:sz="0" w:space="0" w:color="auto"/>
      </w:divBdr>
    </w:div>
    <w:div w:id="1481771959">
      <w:bodyDiv w:val="1"/>
      <w:marLeft w:val="0"/>
      <w:marRight w:val="0"/>
      <w:marTop w:val="0"/>
      <w:marBottom w:val="0"/>
      <w:divBdr>
        <w:top w:val="none" w:sz="0" w:space="0" w:color="auto"/>
        <w:left w:val="none" w:sz="0" w:space="0" w:color="auto"/>
        <w:bottom w:val="none" w:sz="0" w:space="0" w:color="auto"/>
        <w:right w:val="none" w:sz="0" w:space="0" w:color="auto"/>
      </w:divBdr>
    </w:div>
    <w:div w:id="1483036990">
      <w:bodyDiv w:val="1"/>
      <w:marLeft w:val="0"/>
      <w:marRight w:val="0"/>
      <w:marTop w:val="0"/>
      <w:marBottom w:val="0"/>
      <w:divBdr>
        <w:top w:val="none" w:sz="0" w:space="0" w:color="auto"/>
        <w:left w:val="none" w:sz="0" w:space="0" w:color="auto"/>
        <w:bottom w:val="none" w:sz="0" w:space="0" w:color="auto"/>
        <w:right w:val="none" w:sz="0" w:space="0" w:color="auto"/>
      </w:divBdr>
    </w:div>
    <w:div w:id="1497303899">
      <w:bodyDiv w:val="1"/>
      <w:marLeft w:val="0"/>
      <w:marRight w:val="0"/>
      <w:marTop w:val="0"/>
      <w:marBottom w:val="0"/>
      <w:divBdr>
        <w:top w:val="none" w:sz="0" w:space="0" w:color="auto"/>
        <w:left w:val="none" w:sz="0" w:space="0" w:color="auto"/>
        <w:bottom w:val="none" w:sz="0" w:space="0" w:color="auto"/>
        <w:right w:val="none" w:sz="0" w:space="0" w:color="auto"/>
      </w:divBdr>
    </w:div>
    <w:div w:id="1498881866">
      <w:bodyDiv w:val="1"/>
      <w:marLeft w:val="0"/>
      <w:marRight w:val="0"/>
      <w:marTop w:val="0"/>
      <w:marBottom w:val="0"/>
      <w:divBdr>
        <w:top w:val="none" w:sz="0" w:space="0" w:color="auto"/>
        <w:left w:val="none" w:sz="0" w:space="0" w:color="auto"/>
        <w:bottom w:val="none" w:sz="0" w:space="0" w:color="auto"/>
        <w:right w:val="none" w:sz="0" w:space="0" w:color="auto"/>
      </w:divBdr>
    </w:div>
    <w:div w:id="1501241112">
      <w:bodyDiv w:val="1"/>
      <w:marLeft w:val="0"/>
      <w:marRight w:val="0"/>
      <w:marTop w:val="0"/>
      <w:marBottom w:val="0"/>
      <w:divBdr>
        <w:top w:val="none" w:sz="0" w:space="0" w:color="auto"/>
        <w:left w:val="none" w:sz="0" w:space="0" w:color="auto"/>
        <w:bottom w:val="none" w:sz="0" w:space="0" w:color="auto"/>
        <w:right w:val="none" w:sz="0" w:space="0" w:color="auto"/>
      </w:divBdr>
    </w:div>
    <w:div w:id="1512525143">
      <w:bodyDiv w:val="1"/>
      <w:marLeft w:val="0"/>
      <w:marRight w:val="0"/>
      <w:marTop w:val="0"/>
      <w:marBottom w:val="0"/>
      <w:divBdr>
        <w:top w:val="none" w:sz="0" w:space="0" w:color="auto"/>
        <w:left w:val="none" w:sz="0" w:space="0" w:color="auto"/>
        <w:bottom w:val="none" w:sz="0" w:space="0" w:color="auto"/>
        <w:right w:val="none" w:sz="0" w:space="0" w:color="auto"/>
      </w:divBdr>
    </w:div>
    <w:div w:id="1515727145">
      <w:bodyDiv w:val="1"/>
      <w:marLeft w:val="0"/>
      <w:marRight w:val="0"/>
      <w:marTop w:val="0"/>
      <w:marBottom w:val="0"/>
      <w:divBdr>
        <w:top w:val="none" w:sz="0" w:space="0" w:color="auto"/>
        <w:left w:val="none" w:sz="0" w:space="0" w:color="auto"/>
        <w:bottom w:val="none" w:sz="0" w:space="0" w:color="auto"/>
        <w:right w:val="none" w:sz="0" w:space="0" w:color="auto"/>
      </w:divBdr>
    </w:div>
    <w:div w:id="1518420101">
      <w:bodyDiv w:val="1"/>
      <w:marLeft w:val="0"/>
      <w:marRight w:val="0"/>
      <w:marTop w:val="0"/>
      <w:marBottom w:val="0"/>
      <w:divBdr>
        <w:top w:val="none" w:sz="0" w:space="0" w:color="auto"/>
        <w:left w:val="none" w:sz="0" w:space="0" w:color="auto"/>
        <w:bottom w:val="none" w:sz="0" w:space="0" w:color="auto"/>
        <w:right w:val="none" w:sz="0" w:space="0" w:color="auto"/>
      </w:divBdr>
    </w:div>
    <w:div w:id="1526484022">
      <w:bodyDiv w:val="1"/>
      <w:marLeft w:val="0"/>
      <w:marRight w:val="0"/>
      <w:marTop w:val="0"/>
      <w:marBottom w:val="0"/>
      <w:divBdr>
        <w:top w:val="none" w:sz="0" w:space="0" w:color="auto"/>
        <w:left w:val="none" w:sz="0" w:space="0" w:color="auto"/>
        <w:bottom w:val="none" w:sz="0" w:space="0" w:color="auto"/>
        <w:right w:val="none" w:sz="0" w:space="0" w:color="auto"/>
      </w:divBdr>
    </w:div>
    <w:div w:id="1536651166">
      <w:bodyDiv w:val="1"/>
      <w:marLeft w:val="0"/>
      <w:marRight w:val="0"/>
      <w:marTop w:val="0"/>
      <w:marBottom w:val="0"/>
      <w:divBdr>
        <w:top w:val="none" w:sz="0" w:space="0" w:color="auto"/>
        <w:left w:val="none" w:sz="0" w:space="0" w:color="auto"/>
        <w:bottom w:val="none" w:sz="0" w:space="0" w:color="auto"/>
        <w:right w:val="none" w:sz="0" w:space="0" w:color="auto"/>
      </w:divBdr>
    </w:div>
    <w:div w:id="1536699588">
      <w:bodyDiv w:val="1"/>
      <w:marLeft w:val="0"/>
      <w:marRight w:val="0"/>
      <w:marTop w:val="0"/>
      <w:marBottom w:val="0"/>
      <w:divBdr>
        <w:top w:val="none" w:sz="0" w:space="0" w:color="auto"/>
        <w:left w:val="none" w:sz="0" w:space="0" w:color="auto"/>
        <w:bottom w:val="none" w:sz="0" w:space="0" w:color="auto"/>
        <w:right w:val="none" w:sz="0" w:space="0" w:color="auto"/>
      </w:divBdr>
    </w:div>
    <w:div w:id="1546404837">
      <w:bodyDiv w:val="1"/>
      <w:marLeft w:val="0"/>
      <w:marRight w:val="0"/>
      <w:marTop w:val="0"/>
      <w:marBottom w:val="0"/>
      <w:divBdr>
        <w:top w:val="none" w:sz="0" w:space="0" w:color="auto"/>
        <w:left w:val="none" w:sz="0" w:space="0" w:color="auto"/>
        <w:bottom w:val="none" w:sz="0" w:space="0" w:color="auto"/>
        <w:right w:val="none" w:sz="0" w:space="0" w:color="auto"/>
      </w:divBdr>
    </w:div>
    <w:div w:id="1554389029">
      <w:bodyDiv w:val="1"/>
      <w:marLeft w:val="0"/>
      <w:marRight w:val="0"/>
      <w:marTop w:val="0"/>
      <w:marBottom w:val="0"/>
      <w:divBdr>
        <w:top w:val="none" w:sz="0" w:space="0" w:color="auto"/>
        <w:left w:val="none" w:sz="0" w:space="0" w:color="auto"/>
        <w:bottom w:val="none" w:sz="0" w:space="0" w:color="auto"/>
        <w:right w:val="none" w:sz="0" w:space="0" w:color="auto"/>
      </w:divBdr>
    </w:div>
    <w:div w:id="1559786260">
      <w:bodyDiv w:val="1"/>
      <w:marLeft w:val="0"/>
      <w:marRight w:val="0"/>
      <w:marTop w:val="0"/>
      <w:marBottom w:val="0"/>
      <w:divBdr>
        <w:top w:val="none" w:sz="0" w:space="0" w:color="auto"/>
        <w:left w:val="none" w:sz="0" w:space="0" w:color="auto"/>
        <w:bottom w:val="none" w:sz="0" w:space="0" w:color="auto"/>
        <w:right w:val="none" w:sz="0" w:space="0" w:color="auto"/>
      </w:divBdr>
    </w:div>
    <w:div w:id="1563371230">
      <w:bodyDiv w:val="1"/>
      <w:marLeft w:val="0"/>
      <w:marRight w:val="0"/>
      <w:marTop w:val="0"/>
      <w:marBottom w:val="0"/>
      <w:divBdr>
        <w:top w:val="none" w:sz="0" w:space="0" w:color="auto"/>
        <w:left w:val="none" w:sz="0" w:space="0" w:color="auto"/>
        <w:bottom w:val="none" w:sz="0" w:space="0" w:color="auto"/>
        <w:right w:val="none" w:sz="0" w:space="0" w:color="auto"/>
      </w:divBdr>
    </w:div>
    <w:div w:id="1595629902">
      <w:bodyDiv w:val="1"/>
      <w:marLeft w:val="0"/>
      <w:marRight w:val="0"/>
      <w:marTop w:val="0"/>
      <w:marBottom w:val="0"/>
      <w:divBdr>
        <w:top w:val="none" w:sz="0" w:space="0" w:color="auto"/>
        <w:left w:val="none" w:sz="0" w:space="0" w:color="auto"/>
        <w:bottom w:val="none" w:sz="0" w:space="0" w:color="auto"/>
        <w:right w:val="none" w:sz="0" w:space="0" w:color="auto"/>
      </w:divBdr>
    </w:div>
    <w:div w:id="1598367025">
      <w:bodyDiv w:val="1"/>
      <w:marLeft w:val="0"/>
      <w:marRight w:val="0"/>
      <w:marTop w:val="0"/>
      <w:marBottom w:val="0"/>
      <w:divBdr>
        <w:top w:val="none" w:sz="0" w:space="0" w:color="auto"/>
        <w:left w:val="none" w:sz="0" w:space="0" w:color="auto"/>
        <w:bottom w:val="none" w:sz="0" w:space="0" w:color="auto"/>
        <w:right w:val="none" w:sz="0" w:space="0" w:color="auto"/>
      </w:divBdr>
    </w:div>
    <w:div w:id="1599213710">
      <w:bodyDiv w:val="1"/>
      <w:marLeft w:val="0"/>
      <w:marRight w:val="0"/>
      <w:marTop w:val="0"/>
      <w:marBottom w:val="0"/>
      <w:divBdr>
        <w:top w:val="none" w:sz="0" w:space="0" w:color="auto"/>
        <w:left w:val="none" w:sz="0" w:space="0" w:color="auto"/>
        <w:bottom w:val="none" w:sz="0" w:space="0" w:color="auto"/>
        <w:right w:val="none" w:sz="0" w:space="0" w:color="auto"/>
      </w:divBdr>
    </w:div>
    <w:div w:id="1601642818">
      <w:bodyDiv w:val="1"/>
      <w:marLeft w:val="0"/>
      <w:marRight w:val="0"/>
      <w:marTop w:val="0"/>
      <w:marBottom w:val="0"/>
      <w:divBdr>
        <w:top w:val="none" w:sz="0" w:space="0" w:color="auto"/>
        <w:left w:val="none" w:sz="0" w:space="0" w:color="auto"/>
        <w:bottom w:val="none" w:sz="0" w:space="0" w:color="auto"/>
        <w:right w:val="none" w:sz="0" w:space="0" w:color="auto"/>
      </w:divBdr>
    </w:div>
    <w:div w:id="1615013251">
      <w:bodyDiv w:val="1"/>
      <w:marLeft w:val="0"/>
      <w:marRight w:val="0"/>
      <w:marTop w:val="0"/>
      <w:marBottom w:val="0"/>
      <w:divBdr>
        <w:top w:val="none" w:sz="0" w:space="0" w:color="auto"/>
        <w:left w:val="none" w:sz="0" w:space="0" w:color="auto"/>
        <w:bottom w:val="none" w:sz="0" w:space="0" w:color="auto"/>
        <w:right w:val="none" w:sz="0" w:space="0" w:color="auto"/>
      </w:divBdr>
    </w:div>
    <w:div w:id="1621648831">
      <w:bodyDiv w:val="1"/>
      <w:marLeft w:val="0"/>
      <w:marRight w:val="0"/>
      <w:marTop w:val="0"/>
      <w:marBottom w:val="0"/>
      <w:divBdr>
        <w:top w:val="none" w:sz="0" w:space="0" w:color="auto"/>
        <w:left w:val="none" w:sz="0" w:space="0" w:color="auto"/>
        <w:bottom w:val="none" w:sz="0" w:space="0" w:color="auto"/>
        <w:right w:val="none" w:sz="0" w:space="0" w:color="auto"/>
      </w:divBdr>
    </w:div>
    <w:div w:id="1622028176">
      <w:bodyDiv w:val="1"/>
      <w:marLeft w:val="0"/>
      <w:marRight w:val="0"/>
      <w:marTop w:val="0"/>
      <w:marBottom w:val="0"/>
      <w:divBdr>
        <w:top w:val="none" w:sz="0" w:space="0" w:color="auto"/>
        <w:left w:val="none" w:sz="0" w:space="0" w:color="auto"/>
        <w:bottom w:val="none" w:sz="0" w:space="0" w:color="auto"/>
        <w:right w:val="none" w:sz="0" w:space="0" w:color="auto"/>
      </w:divBdr>
    </w:div>
    <w:div w:id="1623148093">
      <w:bodyDiv w:val="1"/>
      <w:marLeft w:val="0"/>
      <w:marRight w:val="0"/>
      <w:marTop w:val="0"/>
      <w:marBottom w:val="0"/>
      <w:divBdr>
        <w:top w:val="none" w:sz="0" w:space="0" w:color="auto"/>
        <w:left w:val="none" w:sz="0" w:space="0" w:color="auto"/>
        <w:bottom w:val="none" w:sz="0" w:space="0" w:color="auto"/>
        <w:right w:val="none" w:sz="0" w:space="0" w:color="auto"/>
      </w:divBdr>
    </w:div>
    <w:div w:id="1627852189">
      <w:bodyDiv w:val="1"/>
      <w:marLeft w:val="0"/>
      <w:marRight w:val="0"/>
      <w:marTop w:val="0"/>
      <w:marBottom w:val="0"/>
      <w:divBdr>
        <w:top w:val="none" w:sz="0" w:space="0" w:color="auto"/>
        <w:left w:val="none" w:sz="0" w:space="0" w:color="auto"/>
        <w:bottom w:val="none" w:sz="0" w:space="0" w:color="auto"/>
        <w:right w:val="none" w:sz="0" w:space="0" w:color="auto"/>
      </w:divBdr>
    </w:div>
    <w:div w:id="1638801503">
      <w:bodyDiv w:val="1"/>
      <w:marLeft w:val="0"/>
      <w:marRight w:val="0"/>
      <w:marTop w:val="0"/>
      <w:marBottom w:val="0"/>
      <w:divBdr>
        <w:top w:val="none" w:sz="0" w:space="0" w:color="auto"/>
        <w:left w:val="none" w:sz="0" w:space="0" w:color="auto"/>
        <w:bottom w:val="none" w:sz="0" w:space="0" w:color="auto"/>
        <w:right w:val="none" w:sz="0" w:space="0" w:color="auto"/>
      </w:divBdr>
    </w:div>
    <w:div w:id="1639804356">
      <w:bodyDiv w:val="1"/>
      <w:marLeft w:val="0"/>
      <w:marRight w:val="0"/>
      <w:marTop w:val="0"/>
      <w:marBottom w:val="0"/>
      <w:divBdr>
        <w:top w:val="none" w:sz="0" w:space="0" w:color="auto"/>
        <w:left w:val="none" w:sz="0" w:space="0" w:color="auto"/>
        <w:bottom w:val="none" w:sz="0" w:space="0" w:color="auto"/>
        <w:right w:val="none" w:sz="0" w:space="0" w:color="auto"/>
      </w:divBdr>
    </w:div>
    <w:div w:id="1641377394">
      <w:bodyDiv w:val="1"/>
      <w:marLeft w:val="0"/>
      <w:marRight w:val="0"/>
      <w:marTop w:val="0"/>
      <w:marBottom w:val="0"/>
      <w:divBdr>
        <w:top w:val="none" w:sz="0" w:space="0" w:color="auto"/>
        <w:left w:val="none" w:sz="0" w:space="0" w:color="auto"/>
        <w:bottom w:val="none" w:sz="0" w:space="0" w:color="auto"/>
        <w:right w:val="none" w:sz="0" w:space="0" w:color="auto"/>
      </w:divBdr>
    </w:div>
    <w:div w:id="1645430817">
      <w:bodyDiv w:val="1"/>
      <w:marLeft w:val="0"/>
      <w:marRight w:val="0"/>
      <w:marTop w:val="0"/>
      <w:marBottom w:val="0"/>
      <w:divBdr>
        <w:top w:val="none" w:sz="0" w:space="0" w:color="auto"/>
        <w:left w:val="none" w:sz="0" w:space="0" w:color="auto"/>
        <w:bottom w:val="none" w:sz="0" w:space="0" w:color="auto"/>
        <w:right w:val="none" w:sz="0" w:space="0" w:color="auto"/>
      </w:divBdr>
    </w:div>
    <w:div w:id="1652712558">
      <w:bodyDiv w:val="1"/>
      <w:marLeft w:val="0"/>
      <w:marRight w:val="0"/>
      <w:marTop w:val="0"/>
      <w:marBottom w:val="0"/>
      <w:divBdr>
        <w:top w:val="none" w:sz="0" w:space="0" w:color="auto"/>
        <w:left w:val="none" w:sz="0" w:space="0" w:color="auto"/>
        <w:bottom w:val="none" w:sz="0" w:space="0" w:color="auto"/>
        <w:right w:val="none" w:sz="0" w:space="0" w:color="auto"/>
      </w:divBdr>
    </w:div>
    <w:div w:id="1653682048">
      <w:bodyDiv w:val="1"/>
      <w:marLeft w:val="0"/>
      <w:marRight w:val="0"/>
      <w:marTop w:val="0"/>
      <w:marBottom w:val="0"/>
      <w:divBdr>
        <w:top w:val="none" w:sz="0" w:space="0" w:color="auto"/>
        <w:left w:val="none" w:sz="0" w:space="0" w:color="auto"/>
        <w:bottom w:val="none" w:sz="0" w:space="0" w:color="auto"/>
        <w:right w:val="none" w:sz="0" w:space="0" w:color="auto"/>
      </w:divBdr>
    </w:div>
    <w:div w:id="1657416397">
      <w:bodyDiv w:val="1"/>
      <w:marLeft w:val="0"/>
      <w:marRight w:val="0"/>
      <w:marTop w:val="0"/>
      <w:marBottom w:val="0"/>
      <w:divBdr>
        <w:top w:val="none" w:sz="0" w:space="0" w:color="auto"/>
        <w:left w:val="none" w:sz="0" w:space="0" w:color="auto"/>
        <w:bottom w:val="none" w:sz="0" w:space="0" w:color="auto"/>
        <w:right w:val="none" w:sz="0" w:space="0" w:color="auto"/>
      </w:divBdr>
    </w:div>
    <w:div w:id="1660502116">
      <w:bodyDiv w:val="1"/>
      <w:marLeft w:val="0"/>
      <w:marRight w:val="0"/>
      <w:marTop w:val="0"/>
      <w:marBottom w:val="0"/>
      <w:divBdr>
        <w:top w:val="none" w:sz="0" w:space="0" w:color="auto"/>
        <w:left w:val="none" w:sz="0" w:space="0" w:color="auto"/>
        <w:bottom w:val="none" w:sz="0" w:space="0" w:color="auto"/>
        <w:right w:val="none" w:sz="0" w:space="0" w:color="auto"/>
      </w:divBdr>
    </w:div>
    <w:div w:id="1663581123">
      <w:bodyDiv w:val="1"/>
      <w:marLeft w:val="0"/>
      <w:marRight w:val="0"/>
      <w:marTop w:val="0"/>
      <w:marBottom w:val="0"/>
      <w:divBdr>
        <w:top w:val="none" w:sz="0" w:space="0" w:color="auto"/>
        <w:left w:val="none" w:sz="0" w:space="0" w:color="auto"/>
        <w:bottom w:val="none" w:sz="0" w:space="0" w:color="auto"/>
        <w:right w:val="none" w:sz="0" w:space="0" w:color="auto"/>
      </w:divBdr>
    </w:div>
    <w:div w:id="1695226803">
      <w:bodyDiv w:val="1"/>
      <w:marLeft w:val="0"/>
      <w:marRight w:val="0"/>
      <w:marTop w:val="0"/>
      <w:marBottom w:val="0"/>
      <w:divBdr>
        <w:top w:val="none" w:sz="0" w:space="0" w:color="auto"/>
        <w:left w:val="none" w:sz="0" w:space="0" w:color="auto"/>
        <w:bottom w:val="none" w:sz="0" w:space="0" w:color="auto"/>
        <w:right w:val="none" w:sz="0" w:space="0" w:color="auto"/>
      </w:divBdr>
    </w:div>
    <w:div w:id="1722630289">
      <w:bodyDiv w:val="1"/>
      <w:marLeft w:val="0"/>
      <w:marRight w:val="0"/>
      <w:marTop w:val="0"/>
      <w:marBottom w:val="0"/>
      <w:divBdr>
        <w:top w:val="none" w:sz="0" w:space="0" w:color="auto"/>
        <w:left w:val="none" w:sz="0" w:space="0" w:color="auto"/>
        <w:bottom w:val="none" w:sz="0" w:space="0" w:color="auto"/>
        <w:right w:val="none" w:sz="0" w:space="0" w:color="auto"/>
      </w:divBdr>
    </w:div>
    <w:div w:id="1723603529">
      <w:bodyDiv w:val="1"/>
      <w:marLeft w:val="0"/>
      <w:marRight w:val="0"/>
      <w:marTop w:val="0"/>
      <w:marBottom w:val="0"/>
      <w:divBdr>
        <w:top w:val="none" w:sz="0" w:space="0" w:color="auto"/>
        <w:left w:val="none" w:sz="0" w:space="0" w:color="auto"/>
        <w:bottom w:val="none" w:sz="0" w:space="0" w:color="auto"/>
        <w:right w:val="none" w:sz="0" w:space="0" w:color="auto"/>
      </w:divBdr>
    </w:div>
    <w:div w:id="1725643777">
      <w:bodyDiv w:val="1"/>
      <w:marLeft w:val="0"/>
      <w:marRight w:val="0"/>
      <w:marTop w:val="0"/>
      <w:marBottom w:val="0"/>
      <w:divBdr>
        <w:top w:val="none" w:sz="0" w:space="0" w:color="auto"/>
        <w:left w:val="none" w:sz="0" w:space="0" w:color="auto"/>
        <w:bottom w:val="none" w:sz="0" w:space="0" w:color="auto"/>
        <w:right w:val="none" w:sz="0" w:space="0" w:color="auto"/>
      </w:divBdr>
    </w:div>
    <w:div w:id="1726686505">
      <w:bodyDiv w:val="1"/>
      <w:marLeft w:val="0"/>
      <w:marRight w:val="0"/>
      <w:marTop w:val="0"/>
      <w:marBottom w:val="0"/>
      <w:divBdr>
        <w:top w:val="none" w:sz="0" w:space="0" w:color="auto"/>
        <w:left w:val="none" w:sz="0" w:space="0" w:color="auto"/>
        <w:bottom w:val="none" w:sz="0" w:space="0" w:color="auto"/>
        <w:right w:val="none" w:sz="0" w:space="0" w:color="auto"/>
      </w:divBdr>
    </w:div>
    <w:div w:id="1737780595">
      <w:bodyDiv w:val="1"/>
      <w:marLeft w:val="0"/>
      <w:marRight w:val="0"/>
      <w:marTop w:val="0"/>
      <w:marBottom w:val="0"/>
      <w:divBdr>
        <w:top w:val="none" w:sz="0" w:space="0" w:color="auto"/>
        <w:left w:val="none" w:sz="0" w:space="0" w:color="auto"/>
        <w:bottom w:val="none" w:sz="0" w:space="0" w:color="auto"/>
        <w:right w:val="none" w:sz="0" w:space="0" w:color="auto"/>
      </w:divBdr>
    </w:div>
    <w:div w:id="1740324582">
      <w:bodyDiv w:val="1"/>
      <w:marLeft w:val="0"/>
      <w:marRight w:val="0"/>
      <w:marTop w:val="0"/>
      <w:marBottom w:val="0"/>
      <w:divBdr>
        <w:top w:val="none" w:sz="0" w:space="0" w:color="auto"/>
        <w:left w:val="none" w:sz="0" w:space="0" w:color="auto"/>
        <w:bottom w:val="none" w:sz="0" w:space="0" w:color="auto"/>
        <w:right w:val="none" w:sz="0" w:space="0" w:color="auto"/>
      </w:divBdr>
    </w:div>
    <w:div w:id="1749380793">
      <w:bodyDiv w:val="1"/>
      <w:marLeft w:val="0"/>
      <w:marRight w:val="0"/>
      <w:marTop w:val="0"/>
      <w:marBottom w:val="0"/>
      <w:divBdr>
        <w:top w:val="none" w:sz="0" w:space="0" w:color="auto"/>
        <w:left w:val="none" w:sz="0" w:space="0" w:color="auto"/>
        <w:bottom w:val="none" w:sz="0" w:space="0" w:color="auto"/>
        <w:right w:val="none" w:sz="0" w:space="0" w:color="auto"/>
      </w:divBdr>
    </w:div>
    <w:div w:id="1773166252">
      <w:bodyDiv w:val="1"/>
      <w:marLeft w:val="0"/>
      <w:marRight w:val="0"/>
      <w:marTop w:val="0"/>
      <w:marBottom w:val="0"/>
      <w:divBdr>
        <w:top w:val="none" w:sz="0" w:space="0" w:color="auto"/>
        <w:left w:val="none" w:sz="0" w:space="0" w:color="auto"/>
        <w:bottom w:val="none" w:sz="0" w:space="0" w:color="auto"/>
        <w:right w:val="none" w:sz="0" w:space="0" w:color="auto"/>
      </w:divBdr>
    </w:div>
    <w:div w:id="1783845369">
      <w:bodyDiv w:val="1"/>
      <w:marLeft w:val="0"/>
      <w:marRight w:val="0"/>
      <w:marTop w:val="0"/>
      <w:marBottom w:val="0"/>
      <w:divBdr>
        <w:top w:val="none" w:sz="0" w:space="0" w:color="auto"/>
        <w:left w:val="none" w:sz="0" w:space="0" w:color="auto"/>
        <w:bottom w:val="none" w:sz="0" w:space="0" w:color="auto"/>
        <w:right w:val="none" w:sz="0" w:space="0" w:color="auto"/>
      </w:divBdr>
    </w:div>
    <w:div w:id="1787701223">
      <w:bodyDiv w:val="1"/>
      <w:marLeft w:val="0"/>
      <w:marRight w:val="0"/>
      <w:marTop w:val="0"/>
      <w:marBottom w:val="0"/>
      <w:divBdr>
        <w:top w:val="none" w:sz="0" w:space="0" w:color="auto"/>
        <w:left w:val="none" w:sz="0" w:space="0" w:color="auto"/>
        <w:bottom w:val="none" w:sz="0" w:space="0" w:color="auto"/>
        <w:right w:val="none" w:sz="0" w:space="0" w:color="auto"/>
      </w:divBdr>
    </w:div>
    <w:div w:id="1790317204">
      <w:bodyDiv w:val="1"/>
      <w:marLeft w:val="0"/>
      <w:marRight w:val="0"/>
      <w:marTop w:val="0"/>
      <w:marBottom w:val="0"/>
      <w:divBdr>
        <w:top w:val="none" w:sz="0" w:space="0" w:color="auto"/>
        <w:left w:val="none" w:sz="0" w:space="0" w:color="auto"/>
        <w:bottom w:val="none" w:sz="0" w:space="0" w:color="auto"/>
        <w:right w:val="none" w:sz="0" w:space="0" w:color="auto"/>
      </w:divBdr>
    </w:div>
    <w:div w:id="1790398423">
      <w:bodyDiv w:val="1"/>
      <w:marLeft w:val="0"/>
      <w:marRight w:val="0"/>
      <w:marTop w:val="0"/>
      <w:marBottom w:val="0"/>
      <w:divBdr>
        <w:top w:val="none" w:sz="0" w:space="0" w:color="auto"/>
        <w:left w:val="none" w:sz="0" w:space="0" w:color="auto"/>
        <w:bottom w:val="none" w:sz="0" w:space="0" w:color="auto"/>
        <w:right w:val="none" w:sz="0" w:space="0" w:color="auto"/>
      </w:divBdr>
    </w:div>
    <w:div w:id="1792897857">
      <w:bodyDiv w:val="1"/>
      <w:marLeft w:val="0"/>
      <w:marRight w:val="0"/>
      <w:marTop w:val="0"/>
      <w:marBottom w:val="0"/>
      <w:divBdr>
        <w:top w:val="none" w:sz="0" w:space="0" w:color="auto"/>
        <w:left w:val="none" w:sz="0" w:space="0" w:color="auto"/>
        <w:bottom w:val="none" w:sz="0" w:space="0" w:color="auto"/>
        <w:right w:val="none" w:sz="0" w:space="0" w:color="auto"/>
      </w:divBdr>
    </w:div>
    <w:div w:id="1802382060">
      <w:bodyDiv w:val="1"/>
      <w:marLeft w:val="0"/>
      <w:marRight w:val="0"/>
      <w:marTop w:val="0"/>
      <w:marBottom w:val="0"/>
      <w:divBdr>
        <w:top w:val="none" w:sz="0" w:space="0" w:color="auto"/>
        <w:left w:val="none" w:sz="0" w:space="0" w:color="auto"/>
        <w:bottom w:val="none" w:sz="0" w:space="0" w:color="auto"/>
        <w:right w:val="none" w:sz="0" w:space="0" w:color="auto"/>
      </w:divBdr>
    </w:div>
    <w:div w:id="1802848490">
      <w:bodyDiv w:val="1"/>
      <w:marLeft w:val="0"/>
      <w:marRight w:val="0"/>
      <w:marTop w:val="0"/>
      <w:marBottom w:val="0"/>
      <w:divBdr>
        <w:top w:val="none" w:sz="0" w:space="0" w:color="auto"/>
        <w:left w:val="none" w:sz="0" w:space="0" w:color="auto"/>
        <w:bottom w:val="none" w:sz="0" w:space="0" w:color="auto"/>
        <w:right w:val="none" w:sz="0" w:space="0" w:color="auto"/>
      </w:divBdr>
    </w:div>
    <w:div w:id="1802992657">
      <w:bodyDiv w:val="1"/>
      <w:marLeft w:val="0"/>
      <w:marRight w:val="0"/>
      <w:marTop w:val="0"/>
      <w:marBottom w:val="0"/>
      <w:divBdr>
        <w:top w:val="none" w:sz="0" w:space="0" w:color="auto"/>
        <w:left w:val="none" w:sz="0" w:space="0" w:color="auto"/>
        <w:bottom w:val="none" w:sz="0" w:space="0" w:color="auto"/>
        <w:right w:val="none" w:sz="0" w:space="0" w:color="auto"/>
      </w:divBdr>
    </w:div>
    <w:div w:id="1812357464">
      <w:bodyDiv w:val="1"/>
      <w:marLeft w:val="0"/>
      <w:marRight w:val="0"/>
      <w:marTop w:val="0"/>
      <w:marBottom w:val="0"/>
      <w:divBdr>
        <w:top w:val="none" w:sz="0" w:space="0" w:color="auto"/>
        <w:left w:val="none" w:sz="0" w:space="0" w:color="auto"/>
        <w:bottom w:val="none" w:sz="0" w:space="0" w:color="auto"/>
        <w:right w:val="none" w:sz="0" w:space="0" w:color="auto"/>
      </w:divBdr>
    </w:div>
    <w:div w:id="1824540389">
      <w:bodyDiv w:val="1"/>
      <w:marLeft w:val="0"/>
      <w:marRight w:val="0"/>
      <w:marTop w:val="0"/>
      <w:marBottom w:val="0"/>
      <w:divBdr>
        <w:top w:val="none" w:sz="0" w:space="0" w:color="auto"/>
        <w:left w:val="none" w:sz="0" w:space="0" w:color="auto"/>
        <w:bottom w:val="none" w:sz="0" w:space="0" w:color="auto"/>
        <w:right w:val="none" w:sz="0" w:space="0" w:color="auto"/>
      </w:divBdr>
    </w:div>
    <w:div w:id="1825465817">
      <w:bodyDiv w:val="1"/>
      <w:marLeft w:val="0"/>
      <w:marRight w:val="0"/>
      <w:marTop w:val="0"/>
      <w:marBottom w:val="0"/>
      <w:divBdr>
        <w:top w:val="none" w:sz="0" w:space="0" w:color="auto"/>
        <w:left w:val="none" w:sz="0" w:space="0" w:color="auto"/>
        <w:bottom w:val="none" w:sz="0" w:space="0" w:color="auto"/>
        <w:right w:val="none" w:sz="0" w:space="0" w:color="auto"/>
      </w:divBdr>
    </w:div>
    <w:div w:id="1832527429">
      <w:bodyDiv w:val="1"/>
      <w:marLeft w:val="0"/>
      <w:marRight w:val="0"/>
      <w:marTop w:val="0"/>
      <w:marBottom w:val="0"/>
      <w:divBdr>
        <w:top w:val="none" w:sz="0" w:space="0" w:color="auto"/>
        <w:left w:val="none" w:sz="0" w:space="0" w:color="auto"/>
        <w:bottom w:val="none" w:sz="0" w:space="0" w:color="auto"/>
        <w:right w:val="none" w:sz="0" w:space="0" w:color="auto"/>
      </w:divBdr>
    </w:div>
    <w:div w:id="1832718037">
      <w:bodyDiv w:val="1"/>
      <w:marLeft w:val="0"/>
      <w:marRight w:val="0"/>
      <w:marTop w:val="0"/>
      <w:marBottom w:val="0"/>
      <w:divBdr>
        <w:top w:val="none" w:sz="0" w:space="0" w:color="auto"/>
        <w:left w:val="none" w:sz="0" w:space="0" w:color="auto"/>
        <w:bottom w:val="none" w:sz="0" w:space="0" w:color="auto"/>
        <w:right w:val="none" w:sz="0" w:space="0" w:color="auto"/>
      </w:divBdr>
    </w:div>
    <w:div w:id="1834954737">
      <w:bodyDiv w:val="1"/>
      <w:marLeft w:val="0"/>
      <w:marRight w:val="0"/>
      <w:marTop w:val="0"/>
      <w:marBottom w:val="0"/>
      <w:divBdr>
        <w:top w:val="none" w:sz="0" w:space="0" w:color="auto"/>
        <w:left w:val="none" w:sz="0" w:space="0" w:color="auto"/>
        <w:bottom w:val="none" w:sz="0" w:space="0" w:color="auto"/>
        <w:right w:val="none" w:sz="0" w:space="0" w:color="auto"/>
      </w:divBdr>
    </w:div>
    <w:div w:id="1836725667">
      <w:bodyDiv w:val="1"/>
      <w:marLeft w:val="0"/>
      <w:marRight w:val="0"/>
      <w:marTop w:val="0"/>
      <w:marBottom w:val="0"/>
      <w:divBdr>
        <w:top w:val="none" w:sz="0" w:space="0" w:color="auto"/>
        <w:left w:val="none" w:sz="0" w:space="0" w:color="auto"/>
        <w:bottom w:val="none" w:sz="0" w:space="0" w:color="auto"/>
        <w:right w:val="none" w:sz="0" w:space="0" w:color="auto"/>
      </w:divBdr>
    </w:div>
    <w:div w:id="1838961792">
      <w:bodyDiv w:val="1"/>
      <w:marLeft w:val="0"/>
      <w:marRight w:val="0"/>
      <w:marTop w:val="0"/>
      <w:marBottom w:val="0"/>
      <w:divBdr>
        <w:top w:val="none" w:sz="0" w:space="0" w:color="auto"/>
        <w:left w:val="none" w:sz="0" w:space="0" w:color="auto"/>
        <w:bottom w:val="none" w:sz="0" w:space="0" w:color="auto"/>
        <w:right w:val="none" w:sz="0" w:space="0" w:color="auto"/>
      </w:divBdr>
    </w:div>
    <w:div w:id="1845585071">
      <w:bodyDiv w:val="1"/>
      <w:marLeft w:val="0"/>
      <w:marRight w:val="0"/>
      <w:marTop w:val="0"/>
      <w:marBottom w:val="0"/>
      <w:divBdr>
        <w:top w:val="none" w:sz="0" w:space="0" w:color="auto"/>
        <w:left w:val="none" w:sz="0" w:space="0" w:color="auto"/>
        <w:bottom w:val="none" w:sz="0" w:space="0" w:color="auto"/>
        <w:right w:val="none" w:sz="0" w:space="0" w:color="auto"/>
      </w:divBdr>
    </w:div>
    <w:div w:id="1849825923">
      <w:bodyDiv w:val="1"/>
      <w:marLeft w:val="0"/>
      <w:marRight w:val="0"/>
      <w:marTop w:val="0"/>
      <w:marBottom w:val="0"/>
      <w:divBdr>
        <w:top w:val="none" w:sz="0" w:space="0" w:color="auto"/>
        <w:left w:val="none" w:sz="0" w:space="0" w:color="auto"/>
        <w:bottom w:val="none" w:sz="0" w:space="0" w:color="auto"/>
        <w:right w:val="none" w:sz="0" w:space="0" w:color="auto"/>
      </w:divBdr>
    </w:div>
    <w:div w:id="1850680369">
      <w:bodyDiv w:val="1"/>
      <w:marLeft w:val="0"/>
      <w:marRight w:val="0"/>
      <w:marTop w:val="0"/>
      <w:marBottom w:val="0"/>
      <w:divBdr>
        <w:top w:val="none" w:sz="0" w:space="0" w:color="auto"/>
        <w:left w:val="none" w:sz="0" w:space="0" w:color="auto"/>
        <w:bottom w:val="none" w:sz="0" w:space="0" w:color="auto"/>
        <w:right w:val="none" w:sz="0" w:space="0" w:color="auto"/>
      </w:divBdr>
    </w:div>
    <w:div w:id="1853685893">
      <w:bodyDiv w:val="1"/>
      <w:marLeft w:val="0"/>
      <w:marRight w:val="0"/>
      <w:marTop w:val="0"/>
      <w:marBottom w:val="0"/>
      <w:divBdr>
        <w:top w:val="none" w:sz="0" w:space="0" w:color="auto"/>
        <w:left w:val="none" w:sz="0" w:space="0" w:color="auto"/>
        <w:bottom w:val="none" w:sz="0" w:space="0" w:color="auto"/>
        <w:right w:val="none" w:sz="0" w:space="0" w:color="auto"/>
      </w:divBdr>
    </w:div>
    <w:div w:id="1856920871">
      <w:bodyDiv w:val="1"/>
      <w:marLeft w:val="0"/>
      <w:marRight w:val="0"/>
      <w:marTop w:val="0"/>
      <w:marBottom w:val="0"/>
      <w:divBdr>
        <w:top w:val="none" w:sz="0" w:space="0" w:color="auto"/>
        <w:left w:val="none" w:sz="0" w:space="0" w:color="auto"/>
        <w:bottom w:val="none" w:sz="0" w:space="0" w:color="auto"/>
        <w:right w:val="none" w:sz="0" w:space="0" w:color="auto"/>
      </w:divBdr>
    </w:div>
    <w:div w:id="1858234056">
      <w:bodyDiv w:val="1"/>
      <w:marLeft w:val="0"/>
      <w:marRight w:val="0"/>
      <w:marTop w:val="0"/>
      <w:marBottom w:val="0"/>
      <w:divBdr>
        <w:top w:val="none" w:sz="0" w:space="0" w:color="auto"/>
        <w:left w:val="none" w:sz="0" w:space="0" w:color="auto"/>
        <w:bottom w:val="none" w:sz="0" w:space="0" w:color="auto"/>
        <w:right w:val="none" w:sz="0" w:space="0" w:color="auto"/>
      </w:divBdr>
    </w:div>
    <w:div w:id="1867987219">
      <w:bodyDiv w:val="1"/>
      <w:marLeft w:val="0"/>
      <w:marRight w:val="0"/>
      <w:marTop w:val="0"/>
      <w:marBottom w:val="0"/>
      <w:divBdr>
        <w:top w:val="none" w:sz="0" w:space="0" w:color="auto"/>
        <w:left w:val="none" w:sz="0" w:space="0" w:color="auto"/>
        <w:bottom w:val="none" w:sz="0" w:space="0" w:color="auto"/>
        <w:right w:val="none" w:sz="0" w:space="0" w:color="auto"/>
      </w:divBdr>
    </w:div>
    <w:div w:id="1882476740">
      <w:bodyDiv w:val="1"/>
      <w:marLeft w:val="0"/>
      <w:marRight w:val="0"/>
      <w:marTop w:val="0"/>
      <w:marBottom w:val="0"/>
      <w:divBdr>
        <w:top w:val="none" w:sz="0" w:space="0" w:color="auto"/>
        <w:left w:val="none" w:sz="0" w:space="0" w:color="auto"/>
        <w:bottom w:val="none" w:sz="0" w:space="0" w:color="auto"/>
        <w:right w:val="none" w:sz="0" w:space="0" w:color="auto"/>
      </w:divBdr>
    </w:div>
    <w:div w:id="1887716536">
      <w:bodyDiv w:val="1"/>
      <w:marLeft w:val="0"/>
      <w:marRight w:val="0"/>
      <w:marTop w:val="0"/>
      <w:marBottom w:val="0"/>
      <w:divBdr>
        <w:top w:val="none" w:sz="0" w:space="0" w:color="auto"/>
        <w:left w:val="none" w:sz="0" w:space="0" w:color="auto"/>
        <w:bottom w:val="none" w:sz="0" w:space="0" w:color="auto"/>
        <w:right w:val="none" w:sz="0" w:space="0" w:color="auto"/>
      </w:divBdr>
    </w:div>
    <w:div w:id="1896967640">
      <w:bodyDiv w:val="1"/>
      <w:marLeft w:val="0"/>
      <w:marRight w:val="0"/>
      <w:marTop w:val="0"/>
      <w:marBottom w:val="0"/>
      <w:divBdr>
        <w:top w:val="none" w:sz="0" w:space="0" w:color="auto"/>
        <w:left w:val="none" w:sz="0" w:space="0" w:color="auto"/>
        <w:bottom w:val="none" w:sz="0" w:space="0" w:color="auto"/>
        <w:right w:val="none" w:sz="0" w:space="0" w:color="auto"/>
      </w:divBdr>
    </w:div>
    <w:div w:id="1907110602">
      <w:bodyDiv w:val="1"/>
      <w:marLeft w:val="0"/>
      <w:marRight w:val="0"/>
      <w:marTop w:val="0"/>
      <w:marBottom w:val="0"/>
      <w:divBdr>
        <w:top w:val="none" w:sz="0" w:space="0" w:color="auto"/>
        <w:left w:val="none" w:sz="0" w:space="0" w:color="auto"/>
        <w:bottom w:val="none" w:sz="0" w:space="0" w:color="auto"/>
        <w:right w:val="none" w:sz="0" w:space="0" w:color="auto"/>
      </w:divBdr>
    </w:div>
    <w:div w:id="1911497978">
      <w:bodyDiv w:val="1"/>
      <w:marLeft w:val="0"/>
      <w:marRight w:val="0"/>
      <w:marTop w:val="0"/>
      <w:marBottom w:val="0"/>
      <w:divBdr>
        <w:top w:val="none" w:sz="0" w:space="0" w:color="auto"/>
        <w:left w:val="none" w:sz="0" w:space="0" w:color="auto"/>
        <w:bottom w:val="none" w:sz="0" w:space="0" w:color="auto"/>
        <w:right w:val="none" w:sz="0" w:space="0" w:color="auto"/>
      </w:divBdr>
    </w:div>
    <w:div w:id="1913272796">
      <w:bodyDiv w:val="1"/>
      <w:marLeft w:val="0"/>
      <w:marRight w:val="0"/>
      <w:marTop w:val="0"/>
      <w:marBottom w:val="0"/>
      <w:divBdr>
        <w:top w:val="none" w:sz="0" w:space="0" w:color="auto"/>
        <w:left w:val="none" w:sz="0" w:space="0" w:color="auto"/>
        <w:bottom w:val="none" w:sz="0" w:space="0" w:color="auto"/>
        <w:right w:val="none" w:sz="0" w:space="0" w:color="auto"/>
      </w:divBdr>
    </w:div>
    <w:div w:id="1913853611">
      <w:bodyDiv w:val="1"/>
      <w:marLeft w:val="0"/>
      <w:marRight w:val="0"/>
      <w:marTop w:val="0"/>
      <w:marBottom w:val="0"/>
      <w:divBdr>
        <w:top w:val="none" w:sz="0" w:space="0" w:color="auto"/>
        <w:left w:val="none" w:sz="0" w:space="0" w:color="auto"/>
        <w:bottom w:val="none" w:sz="0" w:space="0" w:color="auto"/>
        <w:right w:val="none" w:sz="0" w:space="0" w:color="auto"/>
      </w:divBdr>
    </w:div>
    <w:div w:id="1930310912">
      <w:bodyDiv w:val="1"/>
      <w:marLeft w:val="0"/>
      <w:marRight w:val="0"/>
      <w:marTop w:val="0"/>
      <w:marBottom w:val="0"/>
      <w:divBdr>
        <w:top w:val="none" w:sz="0" w:space="0" w:color="auto"/>
        <w:left w:val="none" w:sz="0" w:space="0" w:color="auto"/>
        <w:bottom w:val="none" w:sz="0" w:space="0" w:color="auto"/>
        <w:right w:val="none" w:sz="0" w:space="0" w:color="auto"/>
      </w:divBdr>
    </w:div>
    <w:div w:id="1931312032">
      <w:bodyDiv w:val="1"/>
      <w:marLeft w:val="0"/>
      <w:marRight w:val="0"/>
      <w:marTop w:val="0"/>
      <w:marBottom w:val="0"/>
      <w:divBdr>
        <w:top w:val="none" w:sz="0" w:space="0" w:color="auto"/>
        <w:left w:val="none" w:sz="0" w:space="0" w:color="auto"/>
        <w:bottom w:val="none" w:sz="0" w:space="0" w:color="auto"/>
        <w:right w:val="none" w:sz="0" w:space="0" w:color="auto"/>
      </w:divBdr>
    </w:div>
    <w:div w:id="1937056234">
      <w:bodyDiv w:val="1"/>
      <w:marLeft w:val="0"/>
      <w:marRight w:val="0"/>
      <w:marTop w:val="0"/>
      <w:marBottom w:val="0"/>
      <w:divBdr>
        <w:top w:val="none" w:sz="0" w:space="0" w:color="auto"/>
        <w:left w:val="none" w:sz="0" w:space="0" w:color="auto"/>
        <w:bottom w:val="none" w:sz="0" w:space="0" w:color="auto"/>
        <w:right w:val="none" w:sz="0" w:space="0" w:color="auto"/>
      </w:divBdr>
    </w:div>
    <w:div w:id="1938101083">
      <w:bodyDiv w:val="1"/>
      <w:marLeft w:val="0"/>
      <w:marRight w:val="0"/>
      <w:marTop w:val="0"/>
      <w:marBottom w:val="0"/>
      <w:divBdr>
        <w:top w:val="none" w:sz="0" w:space="0" w:color="auto"/>
        <w:left w:val="none" w:sz="0" w:space="0" w:color="auto"/>
        <w:bottom w:val="none" w:sz="0" w:space="0" w:color="auto"/>
        <w:right w:val="none" w:sz="0" w:space="0" w:color="auto"/>
      </w:divBdr>
    </w:div>
    <w:div w:id="1949459083">
      <w:bodyDiv w:val="1"/>
      <w:marLeft w:val="0"/>
      <w:marRight w:val="0"/>
      <w:marTop w:val="0"/>
      <w:marBottom w:val="0"/>
      <w:divBdr>
        <w:top w:val="none" w:sz="0" w:space="0" w:color="auto"/>
        <w:left w:val="none" w:sz="0" w:space="0" w:color="auto"/>
        <w:bottom w:val="none" w:sz="0" w:space="0" w:color="auto"/>
        <w:right w:val="none" w:sz="0" w:space="0" w:color="auto"/>
      </w:divBdr>
    </w:div>
    <w:div w:id="1949850322">
      <w:bodyDiv w:val="1"/>
      <w:marLeft w:val="0"/>
      <w:marRight w:val="0"/>
      <w:marTop w:val="0"/>
      <w:marBottom w:val="0"/>
      <w:divBdr>
        <w:top w:val="none" w:sz="0" w:space="0" w:color="auto"/>
        <w:left w:val="none" w:sz="0" w:space="0" w:color="auto"/>
        <w:bottom w:val="none" w:sz="0" w:space="0" w:color="auto"/>
        <w:right w:val="none" w:sz="0" w:space="0" w:color="auto"/>
      </w:divBdr>
    </w:div>
    <w:div w:id="1964650768">
      <w:bodyDiv w:val="1"/>
      <w:marLeft w:val="0"/>
      <w:marRight w:val="0"/>
      <w:marTop w:val="0"/>
      <w:marBottom w:val="0"/>
      <w:divBdr>
        <w:top w:val="none" w:sz="0" w:space="0" w:color="auto"/>
        <w:left w:val="none" w:sz="0" w:space="0" w:color="auto"/>
        <w:bottom w:val="none" w:sz="0" w:space="0" w:color="auto"/>
        <w:right w:val="none" w:sz="0" w:space="0" w:color="auto"/>
      </w:divBdr>
    </w:div>
    <w:div w:id="1966158527">
      <w:bodyDiv w:val="1"/>
      <w:marLeft w:val="0"/>
      <w:marRight w:val="0"/>
      <w:marTop w:val="0"/>
      <w:marBottom w:val="0"/>
      <w:divBdr>
        <w:top w:val="none" w:sz="0" w:space="0" w:color="auto"/>
        <w:left w:val="none" w:sz="0" w:space="0" w:color="auto"/>
        <w:bottom w:val="none" w:sz="0" w:space="0" w:color="auto"/>
        <w:right w:val="none" w:sz="0" w:space="0" w:color="auto"/>
      </w:divBdr>
    </w:div>
    <w:div w:id="1974406498">
      <w:bodyDiv w:val="1"/>
      <w:marLeft w:val="0"/>
      <w:marRight w:val="0"/>
      <w:marTop w:val="0"/>
      <w:marBottom w:val="0"/>
      <w:divBdr>
        <w:top w:val="none" w:sz="0" w:space="0" w:color="auto"/>
        <w:left w:val="none" w:sz="0" w:space="0" w:color="auto"/>
        <w:bottom w:val="none" w:sz="0" w:space="0" w:color="auto"/>
        <w:right w:val="none" w:sz="0" w:space="0" w:color="auto"/>
      </w:divBdr>
    </w:div>
    <w:div w:id="1980912487">
      <w:bodyDiv w:val="1"/>
      <w:marLeft w:val="0"/>
      <w:marRight w:val="0"/>
      <w:marTop w:val="0"/>
      <w:marBottom w:val="0"/>
      <w:divBdr>
        <w:top w:val="none" w:sz="0" w:space="0" w:color="auto"/>
        <w:left w:val="none" w:sz="0" w:space="0" w:color="auto"/>
        <w:bottom w:val="none" w:sz="0" w:space="0" w:color="auto"/>
        <w:right w:val="none" w:sz="0" w:space="0" w:color="auto"/>
      </w:divBdr>
    </w:div>
    <w:div w:id="1986271674">
      <w:bodyDiv w:val="1"/>
      <w:marLeft w:val="0"/>
      <w:marRight w:val="0"/>
      <w:marTop w:val="0"/>
      <w:marBottom w:val="0"/>
      <w:divBdr>
        <w:top w:val="none" w:sz="0" w:space="0" w:color="auto"/>
        <w:left w:val="none" w:sz="0" w:space="0" w:color="auto"/>
        <w:bottom w:val="none" w:sz="0" w:space="0" w:color="auto"/>
        <w:right w:val="none" w:sz="0" w:space="0" w:color="auto"/>
      </w:divBdr>
    </w:div>
    <w:div w:id="1986469954">
      <w:bodyDiv w:val="1"/>
      <w:marLeft w:val="0"/>
      <w:marRight w:val="0"/>
      <w:marTop w:val="0"/>
      <w:marBottom w:val="0"/>
      <w:divBdr>
        <w:top w:val="none" w:sz="0" w:space="0" w:color="auto"/>
        <w:left w:val="none" w:sz="0" w:space="0" w:color="auto"/>
        <w:bottom w:val="none" w:sz="0" w:space="0" w:color="auto"/>
        <w:right w:val="none" w:sz="0" w:space="0" w:color="auto"/>
      </w:divBdr>
    </w:div>
    <w:div w:id="1989434332">
      <w:bodyDiv w:val="1"/>
      <w:marLeft w:val="0"/>
      <w:marRight w:val="0"/>
      <w:marTop w:val="0"/>
      <w:marBottom w:val="0"/>
      <w:divBdr>
        <w:top w:val="none" w:sz="0" w:space="0" w:color="auto"/>
        <w:left w:val="none" w:sz="0" w:space="0" w:color="auto"/>
        <w:bottom w:val="none" w:sz="0" w:space="0" w:color="auto"/>
        <w:right w:val="none" w:sz="0" w:space="0" w:color="auto"/>
      </w:divBdr>
    </w:div>
    <w:div w:id="2008097519">
      <w:bodyDiv w:val="1"/>
      <w:marLeft w:val="0"/>
      <w:marRight w:val="0"/>
      <w:marTop w:val="0"/>
      <w:marBottom w:val="0"/>
      <w:divBdr>
        <w:top w:val="none" w:sz="0" w:space="0" w:color="auto"/>
        <w:left w:val="none" w:sz="0" w:space="0" w:color="auto"/>
        <w:bottom w:val="none" w:sz="0" w:space="0" w:color="auto"/>
        <w:right w:val="none" w:sz="0" w:space="0" w:color="auto"/>
      </w:divBdr>
    </w:div>
    <w:div w:id="2012832207">
      <w:bodyDiv w:val="1"/>
      <w:marLeft w:val="0"/>
      <w:marRight w:val="0"/>
      <w:marTop w:val="0"/>
      <w:marBottom w:val="0"/>
      <w:divBdr>
        <w:top w:val="none" w:sz="0" w:space="0" w:color="auto"/>
        <w:left w:val="none" w:sz="0" w:space="0" w:color="auto"/>
        <w:bottom w:val="none" w:sz="0" w:space="0" w:color="auto"/>
        <w:right w:val="none" w:sz="0" w:space="0" w:color="auto"/>
      </w:divBdr>
    </w:div>
    <w:div w:id="2021544524">
      <w:bodyDiv w:val="1"/>
      <w:marLeft w:val="0"/>
      <w:marRight w:val="0"/>
      <w:marTop w:val="0"/>
      <w:marBottom w:val="0"/>
      <w:divBdr>
        <w:top w:val="none" w:sz="0" w:space="0" w:color="auto"/>
        <w:left w:val="none" w:sz="0" w:space="0" w:color="auto"/>
        <w:bottom w:val="none" w:sz="0" w:space="0" w:color="auto"/>
        <w:right w:val="none" w:sz="0" w:space="0" w:color="auto"/>
      </w:divBdr>
    </w:div>
    <w:div w:id="2022124834">
      <w:bodyDiv w:val="1"/>
      <w:marLeft w:val="0"/>
      <w:marRight w:val="0"/>
      <w:marTop w:val="0"/>
      <w:marBottom w:val="0"/>
      <w:divBdr>
        <w:top w:val="none" w:sz="0" w:space="0" w:color="auto"/>
        <w:left w:val="none" w:sz="0" w:space="0" w:color="auto"/>
        <w:bottom w:val="none" w:sz="0" w:space="0" w:color="auto"/>
        <w:right w:val="none" w:sz="0" w:space="0" w:color="auto"/>
      </w:divBdr>
    </w:div>
    <w:div w:id="2028827940">
      <w:bodyDiv w:val="1"/>
      <w:marLeft w:val="0"/>
      <w:marRight w:val="0"/>
      <w:marTop w:val="0"/>
      <w:marBottom w:val="0"/>
      <w:divBdr>
        <w:top w:val="none" w:sz="0" w:space="0" w:color="auto"/>
        <w:left w:val="none" w:sz="0" w:space="0" w:color="auto"/>
        <w:bottom w:val="none" w:sz="0" w:space="0" w:color="auto"/>
        <w:right w:val="none" w:sz="0" w:space="0" w:color="auto"/>
      </w:divBdr>
    </w:div>
    <w:div w:id="2045935115">
      <w:bodyDiv w:val="1"/>
      <w:marLeft w:val="0"/>
      <w:marRight w:val="0"/>
      <w:marTop w:val="0"/>
      <w:marBottom w:val="0"/>
      <w:divBdr>
        <w:top w:val="none" w:sz="0" w:space="0" w:color="auto"/>
        <w:left w:val="none" w:sz="0" w:space="0" w:color="auto"/>
        <w:bottom w:val="none" w:sz="0" w:space="0" w:color="auto"/>
        <w:right w:val="none" w:sz="0" w:space="0" w:color="auto"/>
      </w:divBdr>
    </w:div>
    <w:div w:id="2049258135">
      <w:bodyDiv w:val="1"/>
      <w:marLeft w:val="0"/>
      <w:marRight w:val="0"/>
      <w:marTop w:val="0"/>
      <w:marBottom w:val="0"/>
      <w:divBdr>
        <w:top w:val="none" w:sz="0" w:space="0" w:color="auto"/>
        <w:left w:val="none" w:sz="0" w:space="0" w:color="auto"/>
        <w:bottom w:val="none" w:sz="0" w:space="0" w:color="auto"/>
        <w:right w:val="none" w:sz="0" w:space="0" w:color="auto"/>
      </w:divBdr>
    </w:div>
    <w:div w:id="2060664827">
      <w:bodyDiv w:val="1"/>
      <w:marLeft w:val="0"/>
      <w:marRight w:val="0"/>
      <w:marTop w:val="0"/>
      <w:marBottom w:val="0"/>
      <w:divBdr>
        <w:top w:val="none" w:sz="0" w:space="0" w:color="auto"/>
        <w:left w:val="none" w:sz="0" w:space="0" w:color="auto"/>
        <w:bottom w:val="none" w:sz="0" w:space="0" w:color="auto"/>
        <w:right w:val="none" w:sz="0" w:space="0" w:color="auto"/>
      </w:divBdr>
    </w:div>
    <w:div w:id="2061778412">
      <w:bodyDiv w:val="1"/>
      <w:marLeft w:val="0"/>
      <w:marRight w:val="0"/>
      <w:marTop w:val="0"/>
      <w:marBottom w:val="0"/>
      <w:divBdr>
        <w:top w:val="none" w:sz="0" w:space="0" w:color="auto"/>
        <w:left w:val="none" w:sz="0" w:space="0" w:color="auto"/>
        <w:bottom w:val="none" w:sz="0" w:space="0" w:color="auto"/>
        <w:right w:val="none" w:sz="0" w:space="0" w:color="auto"/>
      </w:divBdr>
    </w:div>
    <w:div w:id="2062483946">
      <w:bodyDiv w:val="1"/>
      <w:marLeft w:val="0"/>
      <w:marRight w:val="0"/>
      <w:marTop w:val="0"/>
      <w:marBottom w:val="0"/>
      <w:divBdr>
        <w:top w:val="none" w:sz="0" w:space="0" w:color="auto"/>
        <w:left w:val="none" w:sz="0" w:space="0" w:color="auto"/>
        <w:bottom w:val="none" w:sz="0" w:space="0" w:color="auto"/>
        <w:right w:val="none" w:sz="0" w:space="0" w:color="auto"/>
      </w:divBdr>
    </w:div>
    <w:div w:id="2079748525">
      <w:bodyDiv w:val="1"/>
      <w:marLeft w:val="0"/>
      <w:marRight w:val="0"/>
      <w:marTop w:val="0"/>
      <w:marBottom w:val="0"/>
      <w:divBdr>
        <w:top w:val="none" w:sz="0" w:space="0" w:color="auto"/>
        <w:left w:val="none" w:sz="0" w:space="0" w:color="auto"/>
        <w:bottom w:val="none" w:sz="0" w:space="0" w:color="auto"/>
        <w:right w:val="none" w:sz="0" w:space="0" w:color="auto"/>
      </w:divBdr>
    </w:div>
    <w:div w:id="2119252110">
      <w:bodyDiv w:val="1"/>
      <w:marLeft w:val="0"/>
      <w:marRight w:val="0"/>
      <w:marTop w:val="0"/>
      <w:marBottom w:val="0"/>
      <w:divBdr>
        <w:top w:val="none" w:sz="0" w:space="0" w:color="auto"/>
        <w:left w:val="none" w:sz="0" w:space="0" w:color="auto"/>
        <w:bottom w:val="none" w:sz="0" w:space="0" w:color="auto"/>
        <w:right w:val="none" w:sz="0" w:space="0" w:color="auto"/>
      </w:divBdr>
    </w:div>
    <w:div w:id="2122450964">
      <w:bodyDiv w:val="1"/>
      <w:marLeft w:val="0"/>
      <w:marRight w:val="0"/>
      <w:marTop w:val="0"/>
      <w:marBottom w:val="0"/>
      <w:divBdr>
        <w:top w:val="none" w:sz="0" w:space="0" w:color="auto"/>
        <w:left w:val="none" w:sz="0" w:space="0" w:color="auto"/>
        <w:bottom w:val="none" w:sz="0" w:space="0" w:color="auto"/>
        <w:right w:val="none" w:sz="0" w:space="0" w:color="auto"/>
      </w:divBdr>
    </w:div>
    <w:div w:id="2129347868">
      <w:bodyDiv w:val="1"/>
      <w:marLeft w:val="0"/>
      <w:marRight w:val="0"/>
      <w:marTop w:val="0"/>
      <w:marBottom w:val="0"/>
      <w:divBdr>
        <w:top w:val="none" w:sz="0" w:space="0" w:color="auto"/>
        <w:left w:val="none" w:sz="0" w:space="0" w:color="auto"/>
        <w:bottom w:val="none" w:sz="0" w:space="0" w:color="auto"/>
        <w:right w:val="none" w:sz="0" w:space="0" w:color="auto"/>
      </w:divBdr>
    </w:div>
    <w:div w:id="2129735761">
      <w:bodyDiv w:val="1"/>
      <w:marLeft w:val="0"/>
      <w:marRight w:val="0"/>
      <w:marTop w:val="0"/>
      <w:marBottom w:val="0"/>
      <w:divBdr>
        <w:top w:val="none" w:sz="0" w:space="0" w:color="auto"/>
        <w:left w:val="none" w:sz="0" w:space="0" w:color="auto"/>
        <w:bottom w:val="none" w:sz="0" w:space="0" w:color="auto"/>
        <w:right w:val="none" w:sz="0" w:space="0" w:color="auto"/>
      </w:divBdr>
    </w:div>
    <w:div w:id="2132550726">
      <w:bodyDiv w:val="1"/>
      <w:marLeft w:val="0"/>
      <w:marRight w:val="0"/>
      <w:marTop w:val="0"/>
      <w:marBottom w:val="0"/>
      <w:divBdr>
        <w:top w:val="none" w:sz="0" w:space="0" w:color="auto"/>
        <w:left w:val="none" w:sz="0" w:space="0" w:color="auto"/>
        <w:bottom w:val="none" w:sz="0" w:space="0" w:color="auto"/>
        <w:right w:val="none" w:sz="0" w:space="0" w:color="auto"/>
      </w:divBdr>
    </w:div>
    <w:div w:id="213898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taribilqis@gmail.com"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ujilestariwinda89@gmail.com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octavianurrafendraramadhani@gmail.com" TargetMode="External"/><Relationship Id="rId4" Type="http://schemas.openxmlformats.org/officeDocument/2006/relationships/settings" Target="settings.xml"/><Relationship Id="rId9" Type="http://schemas.openxmlformats.org/officeDocument/2006/relationships/hyperlink" Target="mailto:murfiaprianti9@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8BADEF-2E7F-4080-9104-3607FE2DD57A}">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449998575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Cro78</b:Tag>
    <b:SourceType>JournalArticle</b:SourceType>
    <b:Guid>{B89353E9-FEEB-4970-B356-0D0B53E59681}</b:Guid>
    <b:Title>Quality is Free</b:Title>
    <b:JournalName>The Art of Making Quality Certain</b:JournalName>
    <b:Year>1978</b:Year>
    <b:Pages>209-211</b:Pages>
    <b:Author>
      <b:Author>
        <b:NameList>
          <b:Person>
            <b:Last>Crosby</b:Last>
            <b:Middle>Bayard</b:Middle>
            <b:First>Philip</b:First>
          </b:Person>
        </b:NameList>
      </b:Author>
    </b:Author>
    <b:RefOrder>11</b:RefOrder>
  </b:Source>
  <b:Source>
    <b:Tag>Jur88</b:Tag>
    <b:SourceType>JournalArticle</b:SourceType>
    <b:Guid>{D90FB1D8-7B21-446B-B0C2-A386CDFDA4AD}</b:Guid>
    <b:Title>Quality Control Handbook</b:Title>
    <b:JournalName>McGraw-Hill</b:JournalName>
    <b:Year>1988</b:Year>
    <b:Pages>1003-1006</b:Pages>
    <b:Author>
      <b:Author>
        <b:NameList>
          <b:Person>
            <b:Last>Juran</b:Last>
            <b:Middle>M</b:Middle>
            <b:First>Joseph</b:First>
          </b:Person>
          <b:Person>
            <b:Last>Gryna</b:Last>
            <b:Middle>M</b:Middle>
            <b:First>Frank</b:First>
          </b:Person>
        </b:NameList>
      </b:Author>
    </b:Author>
    <b:RefOrder>12</b:RefOrder>
  </b:Source>
  <b:Source>
    <b:Tag>Gas</b:Tag>
    <b:SourceType>JournalArticle</b:SourceType>
    <b:Guid>{671134E9-1B97-4EEE-88B2-955BB2DDA62A}</b:Guid>
    <b:Title>Total Quality Management</b:Title>
    <b:JournalName>Vinchristo Publication </b:JournalName>
    <b:Year>2011</b:Year>
    <b:Pages>315-316</b:Pages>
    <b:Author>
      <b:Author>
        <b:NameList>
          <b:Person>
            <b:Last>Gaspersz</b:Last>
            <b:First>Vincent</b:First>
          </b:Person>
        </b:NameList>
      </b:Author>
    </b:Author>
    <b:RefOrder>13</b:RefOrder>
  </b:Source>
  <b:Source>
    <b:Tag>Tji20</b:Tag>
    <b:SourceType>JournalArticle</b:SourceType>
    <b:Guid>{005D1CDD-5803-4D75-B575-C63356C6A686}</b:Guid>
    <b:Title>Manajemen Pelayanan Jasa</b:Title>
    <b:JournalName>Andi Offset</b:JournalName>
    <b:Year>2020</b:Year>
    <b:Pages>14-15</b:Pages>
    <b:Author>
      <b:Author>
        <b:NameList>
          <b:Person>
            <b:Last>Tjiptono</b:Last>
            <b:First>Fandy</b:First>
          </b:Person>
          <b:Person>
            <b:Last>Diana</b:Last>
            <b:First>Anastasia</b:First>
          </b:Person>
        </b:NameList>
      </b:Author>
    </b:Author>
    <b:RefOrder>5</b:RefOrder>
  </b:Source>
  <b:Source>
    <b:Tag>Dem86</b:Tag>
    <b:SourceType>JournalArticle</b:SourceType>
    <b:Guid>{F9A62BEA-CDDC-463E-A7B9-0E5020A913D4}</b:Guid>
    <b:Title>Out of the Crisis</b:Title>
    <b:JournalName>MIT Press</b:JournalName>
    <b:Year>1986</b:Year>
    <b:Pages>100-101</b:Pages>
    <b:Author>
      <b:Author>
        <b:NameList>
          <b:Person>
            <b:Last>Deming</b:Last>
            <b:Middle>Edwards</b:Middle>
            <b:First>William</b:First>
          </b:Person>
        </b:NameList>
      </b:Author>
    </b:Author>
    <b:RefOrder>14</b:RefOrder>
  </b:Source>
  <b:Source>
    <b:Tag>Bjo12</b:Tag>
    <b:SourceType>JournalArticle</b:SourceType>
    <b:Guid>{73B81F41-916C-4203-AC9B-D052162E37B6}</b:Guid>
    <b:Title> Open access versus subscription journals: A comparison of scientific impact, year of publication, and business model.</b:Title>
    <b:JournalName>Ethics in Science and Environmental Politics</b:JournalName>
    <b:Year>2012</b:Year>
    <b:Pages>15-23</b:Pages>
    <b:Author>
      <b:Author>
        <b:NameList>
          <b:Person>
            <b:Last>Bjork</b:Last>
            <b:Middle>Christer</b:Middle>
            <b:First>Bo</b:First>
          </b:Person>
          <b:Person>
            <b:Last>Salomon</b:Last>
            <b:First>David</b:First>
          </b:Person>
        </b:NameList>
      </b:Author>
    </b:Author>
    <b:RefOrder>15</b:RefOrder>
  </b:Source>
  <b:Source>
    <b:Tag>Lar15</b:Tag>
    <b:SourceType>JournalArticle</b:SourceType>
    <b:Guid>{E2CD33E0-CB02-42AA-81BB-A61955A2B3C9}</b:Guid>
    <b:Title>The oligopoly of academic publishers in the digital era</b:Title>
    <b:JournalName>PloS One</b:JournalName>
    <b:Year>2015</b:Year>
    <b:Pages>10-11</b:Pages>
    <b:Author>
      <b:Author>
        <b:NameList>
          <b:Person>
            <b:Last>Lariviere</b:Last>
            <b:First>Vincent</b:First>
          </b:Person>
          <b:Person>
            <b:Last>Haustein</b:Last>
            <b:First>Stefanie</b:First>
          </b:Person>
          <b:Person>
            <b:Last>Mongeon</b:Last>
            <b:First>Philippe</b:First>
          </b:Person>
        </b:NameList>
      </b:Author>
    </b:Author>
    <b:RefOrder>16</b:RefOrder>
  </b:Source>
  <b:Source>
    <b:Tag>Pet12</b:Tag>
    <b:SourceType>JournalArticle</b:SourceType>
    <b:Guid>{18585AF5-E32F-4FD2-8EB5-D6CA0F7E0925}</b:Guid>
    <b:Title>Open Accress</b:Title>
    <b:JournalName>MIT Press</b:JournalName>
    <b:Year>2012</b:Year>
    <b:Pages>43-45</b:Pages>
    <b:Author>
      <b:Author>
        <b:NameList>
          <b:Person>
            <b:Last>Peter</b:Last>
            <b:First>Suber</b:First>
          </b:Person>
        </b:NameList>
      </b:Author>
    </b:Author>
    <b:RefOrder>17</b:RefOrder>
  </b:Source>
  <b:Source>
    <b:Tag>Gad17</b:Tag>
    <b:SourceType>JournalArticle</b:SourceType>
    <b:Guid>{DD5D8A58-45CB-4F91-8EFF-C81CEB7D4B07}</b:Guid>
    <b:Title>Setting up an open access journal: A practical guide for publishers, librarians and researchers</b:Title>
    <b:JournalName>Learned Publishing</b:JournalName>
    <b:Year>2017</b:Year>
    <b:Pages>331-339</b:Pages>
    <b:Author>
      <b:Author>
        <b:NameList>
          <b:Person>
            <b:Last>Gadd</b:Last>
            <b:First>Elizabeth</b:First>
          </b:Person>
        </b:NameList>
      </b:Author>
    </b:Author>
    <b:RefOrder>18</b:RefOrder>
  </b:Source>
  <b:Source>
    <b:Tag>Kot16</b:Tag>
    <b:SourceType>JournalArticle</b:SourceType>
    <b:Guid>{15F2C782-CBA7-4FFB-81AD-D7F58B228F60}</b:Guid>
    <b:Title>Marketing Management </b:Title>
    <b:JournalName>Pearson Education</b:JournalName>
    <b:Year>2016</b:Year>
    <b:Pages>30-40</b:Pages>
    <b:Author>
      <b:Author>
        <b:NameList>
          <b:Person>
            <b:Last>Kotler</b:Last>
            <b:First>Philip</b:First>
          </b:Person>
          <b:Person>
            <b:Last>Keller</b:Last>
            <b:Middle>Lane</b:Middle>
            <b:First>Kevin</b:First>
          </b:Person>
        </b:NameList>
      </b:Author>
    </b:Author>
    <b:RefOrder>19</b:RefOrder>
  </b:Source>
  <b:Source>
    <b:Tag>Edl04</b:Tag>
    <b:SourceType>JournalArticle</b:SourceType>
    <b:Guid>{6354E4AE-656C-4BCF-8B95-31BCEEF7FCCB}</b:Guid>
    <b:Title> Exclusive dealing, pricing strategies, and entry barriers in the academic journal market</b:Title>
    <b:JournalName> Academic Press Handbook of Industrial Organization</b:JournalName>
    <b:Year>2004</b:Year>
    <b:Pages>111-148</b:Pages>
    <b:Author>
      <b:Author>
        <b:NameList>
          <b:Person>
            <b:Last>Edlin</b:Last>
            <b:Middle>Samuel</b:Middle>
            <b:First>Aaron</b:First>
          </b:Person>
          <b:Person>
            <b:Last>Rubinfeld</b:Last>
            <b:Middle>L</b:Middle>
            <b:First>Daniel</b:First>
          </b:Person>
        </b:NameList>
      </b:Author>
    </b:Author>
    <b:RefOrder>20</b:RefOrder>
  </b:Source>
  <b:Source>
    <b:Tag>Fra01</b:Tag>
    <b:SourceType>JournalArticle</b:SourceType>
    <b:Guid>{6D05DE7D-31A1-47F2-9C8F-950D10E01D3C}</b:Guid>
    <b:Title>The librarian's dilemma: Embracing the big deal</b:Title>
    <b:JournalName>D-Lib Magazine</b:JournalName>
    <b:Year>2001</b:Year>
    <b:Pages>7-10</b:Pages>
    <b:Author>
      <b:Author>
        <b:NameList>
          <b:Person>
            <b:Last>Frazier</b:Last>
            <b:First>Kenneth</b:First>
          </b:Person>
        </b:NameList>
      </b:Author>
    </b:Author>
    <b:RefOrder>21</b:RefOrder>
  </b:Source>
  <b:Source>
    <b:Tag>Sha99</b:Tag>
    <b:SourceType>JournalArticle</b:SourceType>
    <b:Guid>{15AD29EF-AB41-4D8D-9E32-E9BCE56C5870}</b:Guid>
    <b:Title>Information Rules: A Strategic Guide to the Network Economy</b:Title>
    <b:JournalName>Harvard Business School Press</b:JournalName>
    <b:Year>1999</b:Year>
    <b:Pages>200-209</b:Pages>
    <b:Author>
      <b:Author>
        <b:NameList>
          <b:Person>
            <b:Last>Shapiro</b:Last>
            <b:First>Carl</b:First>
          </b:Person>
          <b:Person>
            <b:Last>Varian</b:Last>
            <b:Middle>R</b:Middle>
            <b:First>Hal</b:First>
          </b:Person>
        </b:NameList>
      </b:Author>
    </b:Author>
    <b:RefOrder>22</b:RefOrder>
  </b:Source>
  <b:Source>
    <b:Tag>Por85</b:Tag>
    <b:SourceType>JournalArticle</b:SourceType>
    <b:Guid>{FE7D6BFB-66BA-46DD-A139-5A8C65A65228}</b:Guid>
    <b:Title>Competitive Advantage: Creating and Sustaining Superior Performance.</b:Title>
    <b:JournalName>Free Press</b:JournalName>
    <b:Year>1985</b:Year>
    <b:Pages>115-125</b:Pages>
    <b:Author>
      <b:Author>
        <b:NameList>
          <b:Person>
            <b:Last>Porter</b:Last>
            <b:Middle>E</b:Middle>
            <b:First>Michael</b:First>
          </b:Person>
        </b:NameList>
      </b:Author>
    </b:Author>
    <b:RefOrder>23</b:RefOrder>
  </b:Source>
  <b:Source>
    <b:Tag>Kot97</b:Tag>
    <b:SourceType>JournalArticle</b:SourceType>
    <b:Guid>{279D55A8-0AF7-4231-B127-4735F2649656}</b:Guid>
    <b:Title>Marketing Management: Analysis, Planning, Implementation, and Control </b:Title>
    <b:JournalName>Prentice Hall</b:JournalName>
    <b:Year>1997</b:Year>
    <b:Pages>130-140</b:Pages>
    <b:Author>
      <b:Author>
        <b:NameList>
          <b:Person>
            <b:Last>Kotler</b:Last>
            <b:First>Philip</b:First>
          </b:Person>
        </b:NameList>
      </b:Author>
    </b:Author>
    <b:RefOrder>24</b:RefOrder>
  </b:Source>
  <b:Source>
    <b:Tag>Bar91</b:Tag>
    <b:SourceType>JournalArticle</b:SourceType>
    <b:Guid>{0C69A01A-FA9C-4486-98C7-230293533720}</b:Guid>
    <b:Title>Firm resources and sustained competitive advantage</b:Title>
    <b:JournalName>Journal of Management</b:JournalName>
    <b:Year>1991</b:Year>
    <b:Pages>99-120</b:Pages>
    <b:Author>
      <b:Author>
        <b:NameList>
          <b:Person>
            <b:Last>Barney</b:Last>
            <b:First>Jay</b:First>
          </b:Person>
        </b:NameList>
      </b:Author>
    </b:Author>
    <b:RefOrder>25</b:RefOrder>
  </b:Source>
  <b:Source>
    <b:Tag>Wig02</b:Tag>
    <b:SourceType>JournalArticle</b:SourceType>
    <b:Guid>{7E1D998B-E440-4FAA-8F09-5027E273A425}</b:Guid>
    <b:Title>Competitive advantage: Temporal dynamics and the incidence and persistence of superior economic performance.</b:Title>
    <b:JournalName>Organization Science</b:JournalName>
    <b:Year>2002</b:Year>
    <b:Pages>82-105</b:Pages>
    <b:Author>
      <b:Author>
        <b:NameList>
          <b:Person>
            <b:Last>Wiggins</b:Last>
            <b:Middle>Robert</b:Middle>
            <b:First>R</b:First>
          </b:Person>
          <b:Person>
            <b:Last>Ruefli</b:Last>
            <b:Middle>W</b:Middle>
            <b:First>Thomas</b:First>
          </b:Person>
        </b:NameList>
      </b:Author>
    </b:Author>
    <b:RefOrder>26</b:RefOrder>
  </b:Source>
  <b:Source>
    <b:Tag>Por80</b:Tag>
    <b:SourceType>Book</b:SourceType>
    <b:Guid>{0FE48CD2-1786-4C9F-9215-93634F588162}</b:Guid>
    <b:Title>Competitive Strategy</b:Title>
    <b:Year>1980</b:Year>
    <b:Author>
      <b:Author>
        <b:NameList>
          <b:Person>
            <b:Last>Porter</b:Last>
            <b:Middle>Eugene</b:Middle>
            <b:First>Michael</b:First>
          </b:Person>
        </b:NameList>
      </b:Author>
    </b:Author>
    <b:City>New York</b:City>
    <b:Publisher>The free Press</b:Publisher>
    <b:RefOrder>27</b:RefOrder>
  </b:Source>
  <b:Source>
    <b:Tag>Sla94</b:Tag>
    <b:SourceType>JournalArticle</b:SourceType>
    <b:Guid>{FCCCF0E3-2A0A-4E7A-81F7-66B0DF8B2D5F}</b:Guid>
    <b:Title>Does competitive environment moderate the market orientation-performance relationship? </b:Title>
    <b:Year>1994</b:Year>
    <b:JournalName>Journal of Marketing</b:JournalName>
    <b:Pages>46-55</b:Pages>
    <b:Author>
      <b:Author>
        <b:NameList>
          <b:Person>
            <b:Last>Slater</b:Last>
            <b:Middle>F</b:Middle>
            <b:First>Stanley</b:First>
          </b:Person>
          <b:Person>
            <b:Last>Narver</b:Last>
            <b:Middle>C</b:Middle>
            <b:First>John</b:First>
          </b:Person>
        </b:NameList>
      </b:Author>
    </b:Author>
    <b:RefOrder>28</b:RefOrder>
  </b:Source>
  <b:Source>
    <b:Tag>Kot06</b:Tag>
    <b:SourceType>Book</b:SourceType>
    <b:Guid>{6EBA8EC7-40AE-4DF7-84D2-A26BF623B834}</b:Guid>
    <b:Title>Prinsip-prinsip Pemasaran </b:Title>
    <b:Year>2006</b:Year>
    <b:City>Jakarta</b:City>
    <b:Publisher>Erlangga</b:Publisher>
    <b:Author>
      <b:Author>
        <b:NameList>
          <b:Person>
            <b:Last>Kotler</b:Last>
            <b:First>Philip</b:First>
          </b:Person>
          <b:Person>
            <b:Last>Armstrong</b:Last>
            <b:First>Gary</b:First>
          </b:Person>
        </b:NameList>
      </b:Author>
    </b:Author>
    <b:RefOrder>29</b:RefOrder>
  </b:Source>
  <b:Source>
    <b:Tag>Fae25</b:Tag>
    <b:SourceType>JournalArticle</b:SourceType>
    <b:Guid>{B226EE94-ECD3-4262-9BB7-7668885487CA}</b:Guid>
    <b:Title>The Influence of Facilities, Service Quality, and Price Perception on Custumer Satisfaction at PT. Grab Indonesia</b:Title>
    <b:JournalName>Jurnal Surya Pasca Scienta</b:JournalName>
    <b:Year>2025</b:Year>
    <b:Pages>86-98</b:Pages>
    <b:Author>
      <b:Author>
        <b:NameList>
          <b:Person>
            <b:Last>Faeni</b:Last>
            <b:Middle>Puspitaningtyas</b:Middle>
            <b:First>Ratih</b:First>
          </b:Person>
          <b:Person>
            <b:Last>Faeni</b:Last>
            <b:Middle>Puspaningtyas</b:Middle>
            <b:First>Dewi</b:First>
          </b:Person>
          <b:Person>
            <b:Last>Kafafi</b:Last>
            <b:Middle>El</b:Middle>
            <b:First>Siham</b:First>
          </b:Person>
        </b:NameList>
      </b:Author>
    </b:Author>
    <b:RefOrder>2</b:RefOrder>
  </b:Source>
  <b:Source>
    <b:Tag>Sug21</b:Tag>
    <b:SourceType>JournalArticle</b:SourceType>
    <b:Guid>{74434AE6-17CB-40A1-90A9-635AD0947209}</b:Guid>
    <b:Title>The Effect of Product Quality, Price and Promotion to Customer Satisfaction and loyalty in You Coffee and Resto in Jagakarsa</b:Title>
    <b:JournalName>Open Access Indonesia Journal of Social Sciences</b:JournalName>
    <b:Year>2021</b:Year>
    <b:Pages>181-194</b:Pages>
    <b:Author>
      <b:Author>
        <b:NameList>
          <b:Person>
            <b:Last>Sugiono</b:Last>
            <b:First>Edi</b:First>
          </b:Person>
          <b:Person>
            <b:Last>Aisyah</b:Last>
            <b:Middle>Siti</b:Middle>
            <b:First>Tia</b:First>
          </b:Person>
        </b:NameList>
      </b:Author>
    </b:Author>
    <b:RefOrder>1</b:RefOrder>
  </b:Source>
  <b:Source>
    <b:Tag>Pac23</b:Tag>
    <b:SourceType>JournalArticle</b:SourceType>
    <b:Guid>{A836BD6F-8991-4548-9941-22C2E27679AF}</b:Guid>
    <b:Title>Enhancing quality Requirements management in retailing industry: The role of Quality Function Deployment</b:Title>
    <b:JournalName>Benchmarking An International Journal</b:JournalName>
    <b:Year>2023</b:Year>
    <b:Author>
      <b:Author>
        <b:NameList>
          <b:Person>
            <b:Last>Pacheco</b:Last>
            <b:Middle>A. de J.</b:Middle>
            <b:First>Diego</b:First>
          </b:Person>
          <b:Person>
            <b:Last>Caetano</b:Last>
            <b:Middle>Veleda</b:Middle>
            <b:First>Rodrigo</b:First>
          </b:Person>
          <b:Person>
            <b:Last>Bonato</b:Last>
            <b:Middle>Vinicius</b:Middle>
            <b:First>Samuel</b:First>
          </b:Person>
          <b:Person>
            <b:Last>Santos</b:Last>
            <b:Middle>Miranda dos</b:Middle>
            <b:First>Bruno</b:First>
          </b:Person>
          <b:Person>
            <b:Last>Bueno</b:Last>
            <b:Middle>Pietrobelli</b:Middle>
            <b:First>Wagner</b:First>
          </b:Person>
        </b:NameList>
      </b:Author>
    </b:Author>
    <b:RefOrder>3</b:RefOrder>
  </b:Source>
  <b:Source>
    <b:Tag>Hen23</b:Tag>
    <b:SourceType>JournalArticle</b:SourceType>
    <b:Guid>{C877F8B0-EA7C-4189-BD17-08AAD7F30454}</b:Guid>
    <b:Title>Does TQM affect the efficiency of the Indonesian food sector's production?</b:Title>
    <b:JournalName>REVENUE JOURNAL: MANAGEMENT AND ENTERPRENEURSHIP</b:JournalName>
    <b:Year>2023</b:Year>
    <b:Pages>44-50</b:Pages>
    <b:Author>
      <b:Author>
        <b:NameList>
          <b:Person>
            <b:Last>Hendarto</b:Last>
            <b:First>Totok</b:First>
          </b:Person>
          <b:Person>
            <b:Last>Haanurat</b:Last>
            <b:Middle>Ifayani</b:Middle>
            <b:First>A.</b:First>
          </b:Person>
          <b:Person>
            <b:Last>Dhakal</b:Last>
            <b:First>Amrit</b:First>
          </b:Person>
        </b:NameList>
      </b:Author>
    </b:Author>
    <b:RefOrder>4</b:RefOrder>
  </b:Source>
  <b:Source>
    <b:Tag>Kop23</b:Tag>
    <b:SourceType>JournalArticle</b:SourceType>
    <b:Guid>{E9231A6F-2CD5-4350-98E3-9CC6696E1CB6}</b:Guid>
    <b:Title>Dynamic pricing: Definition, implications for managers, and future research directions</b:Title>
    <b:JournalName>Journal of Retailing</b:JournalName>
    <b:Year>2023</b:Year>
    <b:Pages>1-43</b:Pages>
    <b:Author>
      <b:Author>
        <b:NameList>
          <b:Person>
            <b:Last>Kopalle</b:Last>
            <b:Middle>K.</b:Middle>
            <b:First>Praveen</b:First>
          </b:Person>
          <b:Person>
            <b:Last>Pawels</b:Last>
            <b:First>Koen</b:First>
          </b:Person>
          <b:Person>
            <b:Last>Akella</b:Last>
            <b:Middle>Yashaswy</b:Middle>
            <b:First>Laxminarayana</b:First>
          </b:Person>
          <b:Person>
            <b:Last>Gangwar</b:Last>
            <b:First>Manish</b:First>
          </b:Person>
        </b:NameList>
      </b:Author>
    </b:Author>
    <b:RefOrder>6</b:RefOrder>
  </b:Source>
  <b:Source>
    <b:Tag>Elr24</b:Tag>
    <b:SourceType>JournalArticle</b:SourceType>
    <b:Guid>{3A5CB3FA-48A2-484E-B053-462F06ACA69E}</b:Guid>
    <b:Title>OPTIMIZING PRICING STRATEGY: TECHNIQUES FOR COMPETITIVE ADVANTAGE AND MARKET SUCCESS</b:Title>
    <b:JournalName>Journal of International Business Reasearch</b:JournalName>
    <b:Year>2024</b:Year>
    <b:Author>
      <b:Author>
        <b:NameList>
          <b:Person>
            <b:Last>Elrod</b:Last>
            <b:First>Madani</b:First>
          </b:Person>
        </b:NameList>
      </b:Author>
    </b:Author>
    <b:RefOrder>7</b:RefOrder>
  </b:Source>
  <b:Source>
    <b:Tag>Maj23</b:Tag>
    <b:SourceType>JournalArticle</b:SourceType>
    <b:Guid>{36FD6BEA-2DC4-4BD0-99EF-03D7B6371D75}</b:Guid>
    <b:Title>Analisis Strategi Pemasaran dalam Meningkatkan Daya Saing UMKM</b:Title>
    <b:JournalName>MELATI: Jurnal Media Komunikasi Ilmu Ekonomi</b:JournalName>
    <b:Year>2023</b:Year>
    <b:Pages>52-63</b:Pages>
    <b:Author>
      <b:Author>
        <b:NameList>
          <b:Person>
            <b:Last>Majid</b:Last>
            <b:First>Abdul</b:First>
          </b:Person>
          <b:Person>
            <b:Last>Faizah</b:Last>
            <b:Middle>Nur</b:Middle>
            <b:First>Erna</b:First>
          </b:Person>
        </b:NameList>
      </b:Author>
    </b:Author>
    <b:RefOrder>8</b:RefOrder>
  </b:Source>
  <b:Source>
    <b:Tag>Ira25</b:Tag>
    <b:SourceType>JournalArticle</b:SourceType>
    <b:Guid>{32F8A5B5-FA9F-4B65-A394-40BC146AC875}</b:Guid>
    <b:Title>Pola Adaptasi Pedagang Toko Kelontong Tradisional dalam Menghadapi Persaingan Ritel Modern di Desa Benda</b:Title>
    <b:JournalName>Jurnal Pendidikan Tambusai</b:JournalName>
    <b:Year>2025</b:Year>
    <b:Pages>26918-26922</b:Pages>
    <b:Author>
      <b:Author>
        <b:NameList>
          <b:Person>
            <b:Last>Irawan</b:Last>
            <b:Middle>Bagus</b:Middle>
            <b:First>Fajar</b:First>
          </b:Person>
          <b:Person>
            <b:Last>Hayat</b:Last>
            <b:First>Nurul</b:First>
          </b:Person>
          <b:Person>
            <b:Last>Tesniyadi</b:Last>
            <b:First>Dema</b:First>
          </b:Person>
        </b:NameList>
      </b:Author>
    </b:Author>
    <b:RefOrder>9</b:RefOrder>
  </b:Source>
  <b:Source>
    <b:Tag>Rah23</b:Tag>
    <b:SourceType>JournalArticle</b:SourceType>
    <b:Guid>{928D5990-E106-4E59-B1AA-7CF537D22C74}</b:Guid>
    <b:Title>Pengaruh Strategi Harga Terhadap Keputusan Pembelian Konsumen Industri Ritel di Era New Normal</b:Title>
    <b:JournalName>Jurnal Ekonomi dan Manajemen Teknologi (EMT)</b:JournalName>
    <b:Year>2023</b:Year>
    <b:Pages>11-17</b:Pages>
    <b:Author>
      <b:Author>
        <b:NameList>
          <b:Person>
            <b:Last>Rahmayani</b:Last>
            <b:Middle>Dwi</b:Middle>
            <b:First>Rury</b:First>
          </b:Person>
          <b:Person>
            <b:Last>Dharmawati</b:Last>
            <b:Middle>Made</b:Middle>
            <b:First>Desak</b:First>
          </b:Person>
        </b:NameList>
      </b:Author>
    </b:Author>
    <b:RefOrder>10</b:RefOrder>
  </b:Source>
</b:Sources>
</file>

<file path=customXml/itemProps1.xml><?xml version="1.0" encoding="utf-8"?>
<ds:datastoreItem xmlns:ds="http://schemas.openxmlformats.org/officeDocument/2006/customXml" ds:itemID="{0062ACA1-6BB4-4684-A083-B40C9B956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15</Pages>
  <Words>5010</Words>
  <Characters>28559</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winda lestari</dc:creator>
  <cp:keywords/>
  <dc:description/>
  <cp:lastModifiedBy>winda lestari</cp:lastModifiedBy>
  <cp:revision>116</cp:revision>
  <dcterms:created xsi:type="dcterms:W3CDTF">2025-11-30T11:05:00Z</dcterms:created>
  <dcterms:modified xsi:type="dcterms:W3CDTF">2025-12-02T07:44:00Z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d3141fb8-01bd-3493-9998-dbf3a9693673</vt:lpwstr>
  </property>
  <property fmtid="{D5CDD505-2E9C-101B-9397-08002B2CF9AE}" pid="4" name="Mendeley Citation Style_1">
    <vt:lpwstr>http://www.zotero.org/styles/apa</vt:lpwstr>
  </property>
</Properties>
</file>